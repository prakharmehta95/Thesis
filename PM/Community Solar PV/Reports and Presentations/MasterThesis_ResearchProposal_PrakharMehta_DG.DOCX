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5BF247" w14:textId="09CD5D10" w:rsidR="00C4114E" w:rsidRPr="001B6CE6" w:rsidRDefault="005A6F2B" w:rsidP="001B6CE6">
      <w:pPr>
        <w:pStyle w:val="Heading1"/>
        <w:jc w:val="center"/>
      </w:pPr>
      <w:r w:rsidRPr="001B6CE6">
        <w:t>Master</w:t>
      </w:r>
      <w:r w:rsidR="00642732" w:rsidRPr="001B6CE6">
        <w:t xml:space="preserve"> </w:t>
      </w:r>
      <w:r w:rsidRPr="001B6CE6">
        <w:t>Thesis</w:t>
      </w:r>
      <w:r w:rsidR="00EC2DF5" w:rsidRPr="001B6CE6">
        <w:t xml:space="preserve"> </w:t>
      </w:r>
      <w:r w:rsidR="00C90BE3" w:rsidRPr="001B6CE6">
        <w:t>– Research plan</w:t>
      </w:r>
    </w:p>
    <w:p w14:paraId="0369B052" w14:textId="103B6B8C" w:rsidR="00561AF1" w:rsidRPr="001B6CE6" w:rsidRDefault="00376A3D" w:rsidP="001B6CE6">
      <w:pPr>
        <w:pStyle w:val="Title"/>
      </w:pPr>
      <w:r>
        <w:t xml:space="preserve">Fears of a Utility Death Spiral: </w:t>
      </w:r>
      <w:r w:rsidR="009B08D2">
        <w:t>An</w:t>
      </w:r>
      <w:r>
        <w:t xml:space="preserve"> Agent-based modelling case study of Zurich considering policy, electricity </w:t>
      </w:r>
      <w:r w:rsidR="009B08D2">
        <w:t>tariff</w:t>
      </w:r>
      <w:r>
        <w:t xml:space="preserve"> structures and </w:t>
      </w:r>
      <w:r w:rsidR="009B08D2">
        <w:t>building functions – and consequent policy recommendations</w:t>
      </w:r>
    </w:p>
    <w:p w14:paraId="27EC4024" w14:textId="4CED35A7" w:rsidR="00C90BE3" w:rsidRPr="00B50BE5" w:rsidRDefault="0013461C" w:rsidP="001B6CE6">
      <w:pPr>
        <w:spacing w:after="120"/>
        <w:ind w:left="1418" w:hanging="1418"/>
      </w:pPr>
      <w:r w:rsidRPr="00B50BE5">
        <w:t>Student:</w:t>
      </w:r>
      <w:r w:rsidRPr="00B50BE5">
        <w:tab/>
        <w:t>Prakhar Mehta</w:t>
      </w:r>
      <w:r w:rsidR="00B43567" w:rsidRPr="00B50BE5">
        <w:t>, M</w:t>
      </w:r>
      <w:r w:rsidR="00EF75FA" w:rsidRPr="00B50BE5">
        <w:t xml:space="preserve">EST </w:t>
      </w:r>
      <w:r w:rsidRPr="00B50BE5">
        <w:t>(</w:t>
      </w:r>
      <w:hyperlink r:id="rId11" w:history="1">
        <w:r w:rsidR="003417A3" w:rsidRPr="00B50BE5">
          <w:rPr>
            <w:rStyle w:val="Hyperlink"/>
          </w:rPr>
          <w:t>pmehta@student.ethz.ch</w:t>
        </w:r>
      </w:hyperlink>
      <w:r w:rsidRPr="00B50BE5">
        <w:t>)</w:t>
      </w:r>
    </w:p>
    <w:p w14:paraId="7FC760A0" w14:textId="584DA051" w:rsidR="007D19E1" w:rsidRPr="00B50BE5" w:rsidRDefault="008B2411" w:rsidP="001B6CE6">
      <w:pPr>
        <w:spacing w:after="120"/>
        <w:ind w:left="1418" w:hanging="1418"/>
      </w:pPr>
      <w:proofErr w:type="spellStart"/>
      <w:r w:rsidRPr="00B50BE5">
        <w:t>Supervisors</w:t>
      </w:r>
      <w:proofErr w:type="spellEnd"/>
      <w:r w:rsidRPr="00B50BE5">
        <w:t xml:space="preserve">: </w:t>
      </w:r>
      <w:r w:rsidR="00C4114E" w:rsidRPr="00B50BE5">
        <w:tab/>
      </w:r>
      <w:r w:rsidR="0013461C" w:rsidRPr="00B50BE5">
        <w:t>Danielle Griego</w:t>
      </w:r>
      <w:r w:rsidR="0079680C" w:rsidRPr="00B50BE5">
        <w:t xml:space="preserve">, </w:t>
      </w:r>
      <w:proofErr w:type="spellStart"/>
      <w:r w:rsidR="0079680C" w:rsidRPr="00B50BE5">
        <w:t>PhD</w:t>
      </w:r>
      <w:proofErr w:type="spellEnd"/>
      <w:r w:rsidR="0079680C" w:rsidRPr="00B50BE5">
        <w:t xml:space="preserve"> Candidate</w:t>
      </w:r>
      <w:r w:rsidR="003417A3" w:rsidRPr="00B50BE5">
        <w:t xml:space="preserve"> (+41 44 633 72 14</w:t>
      </w:r>
      <w:r w:rsidR="001B6CE6" w:rsidRPr="00B50BE5">
        <w:t xml:space="preserve">, </w:t>
      </w:r>
      <w:hyperlink r:id="rId12" w:history="1">
        <w:r w:rsidR="003417A3" w:rsidRPr="00B50BE5">
          <w:rPr>
            <w:rStyle w:val="Hyperlink"/>
          </w:rPr>
          <w:t>griego@arch.ethz.ch</w:t>
        </w:r>
      </w:hyperlink>
      <w:r w:rsidRPr="00B50BE5">
        <w:t>)</w:t>
      </w:r>
      <w:r w:rsidR="00C90BE3" w:rsidRPr="00B50BE5">
        <w:t>]</w:t>
      </w:r>
    </w:p>
    <w:p w14:paraId="0B83D5C7" w14:textId="39E64951" w:rsidR="00A24366" w:rsidRPr="00B50BE5" w:rsidRDefault="008B2411" w:rsidP="001B6CE6">
      <w:pPr>
        <w:spacing w:after="120"/>
        <w:ind w:left="1418" w:hanging="1418"/>
        <w:rPr>
          <w:lang w:val="de-DE"/>
        </w:rPr>
      </w:pPr>
      <w:r w:rsidRPr="00B50BE5">
        <w:tab/>
      </w:r>
      <w:r w:rsidR="005A147B" w:rsidRPr="00B50BE5">
        <w:rPr>
          <w:lang w:val="de-DE"/>
        </w:rPr>
        <w:t xml:space="preserve">Prof. </w:t>
      </w:r>
      <w:r w:rsidR="008C20CB" w:rsidRPr="00B50BE5">
        <w:rPr>
          <w:lang w:val="de-DE"/>
        </w:rPr>
        <w:t xml:space="preserve">Dr. Arno </w:t>
      </w:r>
      <w:proofErr w:type="spellStart"/>
      <w:r w:rsidR="008C20CB" w:rsidRPr="00B50BE5">
        <w:rPr>
          <w:lang w:val="de-DE"/>
        </w:rPr>
        <w:t>Schlu</w:t>
      </w:r>
      <w:r w:rsidR="008C447F" w:rsidRPr="00B50BE5">
        <w:rPr>
          <w:lang w:val="de-DE"/>
        </w:rPr>
        <w:t>e</w:t>
      </w:r>
      <w:r w:rsidR="008C20CB" w:rsidRPr="00B50BE5">
        <w:rPr>
          <w:lang w:val="de-DE"/>
        </w:rPr>
        <w:t>ter</w:t>
      </w:r>
      <w:proofErr w:type="spellEnd"/>
      <w:r w:rsidR="00C4114E" w:rsidRPr="00B50BE5">
        <w:rPr>
          <w:lang w:val="de-DE"/>
        </w:rPr>
        <w:t xml:space="preserve"> (</w:t>
      </w:r>
      <w:r w:rsidR="005A147B" w:rsidRPr="00B50BE5">
        <w:rPr>
          <w:lang w:val="de-DE"/>
        </w:rPr>
        <w:t xml:space="preserve">+41 </w:t>
      </w:r>
      <w:r w:rsidR="00C4114E" w:rsidRPr="00B50BE5">
        <w:rPr>
          <w:lang w:val="de-DE"/>
        </w:rPr>
        <w:t>(0)</w:t>
      </w:r>
      <w:r w:rsidR="005A147B" w:rsidRPr="00B50BE5">
        <w:rPr>
          <w:lang w:val="de-DE"/>
        </w:rPr>
        <w:t xml:space="preserve">44 633 </w:t>
      </w:r>
      <w:r w:rsidR="008C20CB" w:rsidRPr="00B50BE5">
        <w:rPr>
          <w:lang w:val="de-DE"/>
        </w:rPr>
        <w:t>93</w:t>
      </w:r>
      <w:r w:rsidR="00C90BE3" w:rsidRPr="00B50BE5">
        <w:rPr>
          <w:lang w:val="de-DE"/>
        </w:rPr>
        <w:t xml:space="preserve"> </w:t>
      </w:r>
      <w:r w:rsidR="008C20CB" w:rsidRPr="00B50BE5">
        <w:rPr>
          <w:lang w:val="de-DE"/>
        </w:rPr>
        <w:t>91</w:t>
      </w:r>
      <w:r w:rsidR="00C4114E" w:rsidRPr="00B50BE5">
        <w:rPr>
          <w:lang w:val="de-DE"/>
        </w:rPr>
        <w:t xml:space="preserve">, </w:t>
      </w:r>
      <w:hyperlink r:id="rId13" w:history="1">
        <w:r w:rsidR="00C90BE3" w:rsidRPr="00B50BE5">
          <w:rPr>
            <w:lang w:val="de-DE"/>
          </w:rPr>
          <w:t>schlueter@arch.ethz.ch</w:t>
        </w:r>
      </w:hyperlink>
      <w:r w:rsidR="00C4114E" w:rsidRPr="00B50BE5">
        <w:rPr>
          <w:lang w:val="de-DE"/>
        </w:rPr>
        <w:t>)</w:t>
      </w:r>
    </w:p>
    <w:p w14:paraId="28109218" w14:textId="3FAA4F31" w:rsidR="00623A0F" w:rsidRPr="001B6CE6" w:rsidRDefault="00BE2C1E" w:rsidP="001B6CE6">
      <w:pPr>
        <w:spacing w:after="120"/>
        <w:ind w:left="1418" w:hanging="1418"/>
      </w:pPr>
      <w:r w:rsidRPr="001B6CE6">
        <w:t xml:space="preserve">Starting date: </w:t>
      </w:r>
      <w:r w:rsidR="00A24366" w:rsidRPr="001B6CE6">
        <w:tab/>
      </w:r>
      <w:r w:rsidR="0013461C">
        <w:t>17.12.2018</w:t>
      </w:r>
    </w:p>
    <w:p w14:paraId="6C9A8473" w14:textId="544CC2E9" w:rsidR="00C4114E" w:rsidRPr="001B6CE6" w:rsidRDefault="00A83418" w:rsidP="001B6CE6">
      <w:pPr>
        <w:spacing w:after="120"/>
        <w:ind w:left="1418" w:hanging="1418"/>
      </w:pPr>
      <w:r w:rsidRPr="001B6CE6">
        <w:t>End date</w:t>
      </w:r>
      <w:r w:rsidR="00C4114E" w:rsidRPr="001B6CE6">
        <w:t xml:space="preserve">: </w:t>
      </w:r>
      <w:r w:rsidR="00A24366" w:rsidRPr="001B6CE6">
        <w:tab/>
      </w:r>
      <w:r w:rsidR="006C4637">
        <w:t>10.06.2019</w:t>
      </w:r>
    </w:p>
    <w:p w14:paraId="14384AAE" w14:textId="03B6A514" w:rsidR="00C90BE3" w:rsidRPr="001B6CE6" w:rsidRDefault="00C90BE3" w:rsidP="001B6CE6">
      <w:pPr>
        <w:ind w:left="1418" w:hanging="1418"/>
      </w:pPr>
      <w:r w:rsidRPr="001B6CE6">
        <w:t xml:space="preserve">Work load: </w:t>
      </w:r>
      <w:r w:rsidRPr="001B6CE6">
        <w:tab/>
      </w:r>
      <w:r w:rsidR="001B6CE6">
        <w:t xml:space="preserve">[1 ECTS = 25-30h, e.g. </w:t>
      </w:r>
      <w:r w:rsidR="00C77D89">
        <w:t>30 ECTS</w:t>
      </w:r>
      <w:r w:rsidRPr="001B6CE6">
        <w:t xml:space="preserve"> = 750-900 h</w:t>
      </w:r>
      <w:r w:rsidR="001B6CE6">
        <w:t>]</w:t>
      </w:r>
    </w:p>
    <w:p w14:paraId="1E953DEA" w14:textId="77777777" w:rsidR="00C90BE3" w:rsidRPr="001B6CE6" w:rsidRDefault="00C90BE3" w:rsidP="001B6CE6">
      <w:pPr>
        <w:pStyle w:val="Heading1"/>
      </w:pPr>
      <w:r w:rsidRPr="001B6CE6">
        <w:t xml:space="preserve">A </w:t>
      </w:r>
      <w:r w:rsidRPr="001B6CE6">
        <w:tab/>
        <w:t>Introduction</w:t>
      </w:r>
    </w:p>
    <w:p w14:paraId="7828BAC8" w14:textId="7B47D683" w:rsidR="00230F31" w:rsidRDefault="00230F31" w:rsidP="00401D45">
      <w:pPr>
        <w:ind w:left="0" w:firstLine="9"/>
      </w:pPr>
      <w:r>
        <w:t xml:space="preserve">Since the events of Fukushima in 2011, Switzerland has voted to stop using nuclear power and switch to renewable energy instead, with the </w:t>
      </w:r>
      <w:r w:rsidRPr="00FE5ED7">
        <w:t>focus being</w:t>
      </w:r>
      <w:r>
        <w:t xml:space="preserve"> </w:t>
      </w:r>
      <w:r w:rsidRPr="00FE5ED7">
        <w:t>on solar PV for the urban environment</w:t>
      </w:r>
      <w:r>
        <w:t xml:space="preserve">. </w:t>
      </w:r>
      <w:r w:rsidR="00BC2754">
        <w:t>As part of the Energy Strategy 2050,</w:t>
      </w:r>
      <w:r w:rsidR="00A8040B">
        <w:t xml:space="preserve"> the new ‘Energy </w:t>
      </w:r>
      <w:r w:rsidR="002E5126">
        <w:t>Act</w:t>
      </w:r>
      <w:r w:rsidR="00BC2754">
        <w:t xml:space="preserve"> 730.0 (</w:t>
      </w:r>
      <w:proofErr w:type="spellStart"/>
      <w:r w:rsidR="00BC2754">
        <w:t>EnG</w:t>
      </w:r>
      <w:proofErr w:type="spellEnd"/>
      <w:r w:rsidR="00BC2754">
        <w:t>)</w:t>
      </w:r>
      <w:r w:rsidR="002E5126">
        <w:t>’</w:t>
      </w:r>
      <w:r>
        <w:t xml:space="preserve"> a</w:t>
      </w:r>
      <w:r w:rsidR="00C77BAE">
        <w:t>ims</w:t>
      </w:r>
      <w:r>
        <w:t xml:space="preserve"> to reach to </w:t>
      </w:r>
      <w:r w:rsidRPr="00FE5ED7">
        <w:t>1</w:t>
      </w:r>
      <w:r w:rsidR="00BC2754" w:rsidRPr="00FE5ED7">
        <w:t>14</w:t>
      </w:r>
      <w:r w:rsidRPr="00FE5ED7">
        <w:t>00 GW</w:t>
      </w:r>
      <w:r w:rsidR="00BC2754" w:rsidRPr="00FE5ED7">
        <w:t xml:space="preserve">h of renewable energy production </w:t>
      </w:r>
      <w:r>
        <w:t xml:space="preserve">by the year </w:t>
      </w:r>
      <w:r w:rsidR="00BC2754">
        <w:t>2035 [1]</w:t>
      </w:r>
      <w:r>
        <w:t>. Also, the old KEV feed-in tariff scheme has bee</w:t>
      </w:r>
      <w:r w:rsidR="00FE5ED7">
        <w:t>n discontinued and replaced with</w:t>
      </w:r>
      <w:r>
        <w:t xml:space="preserve"> a one-time remuneration of up to 30% of the capital costs compared t</w:t>
      </w:r>
      <w:r w:rsidR="00BC2754">
        <w:t>o a reference case installation</w:t>
      </w:r>
      <w:r>
        <w:t xml:space="preserve"> for</w:t>
      </w:r>
      <w:r w:rsidR="002E5126">
        <w:t xml:space="preserve"> PV</w:t>
      </w:r>
      <w:r>
        <w:t xml:space="preserve"> projects </w:t>
      </w:r>
      <w:r w:rsidR="00BC2754">
        <w:t xml:space="preserve">less than 30 kW </w:t>
      </w:r>
      <w:r w:rsidR="00FE5ED7">
        <w:t>after 2012 [1]</w:t>
      </w:r>
      <w:r>
        <w:t xml:space="preserve">. There is a need to model PV adoption rates in these new market </w:t>
      </w:r>
      <w:r w:rsidR="00C77BAE">
        <w:t xml:space="preserve">and policy </w:t>
      </w:r>
      <w:r>
        <w:t>conditions. Furthermore, there is a growing discussion</w:t>
      </w:r>
      <w:r w:rsidR="00A8040B">
        <w:t xml:space="preserve"> in both industry and academia</w:t>
      </w:r>
      <w:r>
        <w:t xml:space="preserve"> about </w:t>
      </w:r>
      <w:r w:rsidR="00A8040B">
        <w:t>threats of a utility death spiral due to increasing distributed energy resource</w:t>
      </w:r>
      <w:r w:rsidR="00FE5ED7">
        <w:t xml:space="preserve"> (DER)</w:t>
      </w:r>
      <w:r w:rsidR="00A8040B">
        <w:t xml:space="preserve"> adoption (particularly solar PV) which leads to higher electricity bills as the utilities increase tariffs to compensate for the grid expenses from a lesser number of customers, which leads to more customers to adopt DERs and hence a vicious cycle begins. This cycle, if unchecked, can lead to the demise of the utility. There have been conflicting academic </w:t>
      </w:r>
      <w:r w:rsidR="00A8040B" w:rsidRPr="00741729">
        <w:t>studies</w:t>
      </w:r>
      <w:r w:rsidR="00903E19" w:rsidRPr="00741729">
        <w:t xml:space="preserve"> </w:t>
      </w:r>
      <w:r w:rsidR="00741729" w:rsidRPr="00741729">
        <w:t>([2],</w:t>
      </w:r>
      <w:r w:rsidR="00741729">
        <w:t xml:space="preserve"> </w:t>
      </w:r>
      <w:r w:rsidR="00741729" w:rsidRPr="00741729">
        <w:t>[3]</w:t>
      </w:r>
      <w:r w:rsidR="00903E19" w:rsidRPr="00741729">
        <w:t>)</w:t>
      </w:r>
      <w:r w:rsidR="0069127F">
        <w:t xml:space="preserve"> about the level of threat, but a general agreement is that </w:t>
      </w:r>
      <w:r w:rsidR="008B01AD">
        <w:t xml:space="preserve">the demise of a </w:t>
      </w:r>
      <w:r w:rsidR="002919A0">
        <w:t>utility</w:t>
      </w:r>
      <w:r w:rsidR="008B01AD">
        <w:t xml:space="preserve"> is unlikely, given the gradual adoption of PV and regulatory aspects</w:t>
      </w:r>
      <w:r w:rsidR="002C5B98">
        <w:t xml:space="preserve"> ([2], [4])</w:t>
      </w:r>
      <w:r w:rsidR="00A8040B">
        <w:t xml:space="preserve">. </w:t>
      </w:r>
      <w:r w:rsidR="008510A4">
        <w:t xml:space="preserve">There have </w:t>
      </w:r>
      <w:r w:rsidR="00FE5ED7">
        <w:t xml:space="preserve">also </w:t>
      </w:r>
      <w:r w:rsidR="008510A4">
        <w:t xml:space="preserve">been studies on PV adoption in Switzerland </w:t>
      </w:r>
      <w:r w:rsidR="008510A4" w:rsidRPr="002919A0">
        <w:t>(</w:t>
      </w:r>
      <w:r w:rsidR="002C5B98" w:rsidRPr="002919A0">
        <w:t>[5], [6]</w:t>
      </w:r>
      <w:r w:rsidR="008510A4" w:rsidRPr="002919A0">
        <w:t>), but</w:t>
      </w:r>
      <w:r w:rsidR="008510A4">
        <w:t xml:space="preserve"> none focus on the impact on utilities</w:t>
      </w:r>
      <w:r w:rsidR="001D4319">
        <w:t xml:space="preserve"> and the possibility of a death spiral</w:t>
      </w:r>
      <w:r w:rsidR="008510A4">
        <w:t>.</w:t>
      </w:r>
    </w:p>
    <w:p w14:paraId="370795CB" w14:textId="1AFB3955" w:rsidR="00CF547C" w:rsidRDefault="00CF547C" w:rsidP="00401D45">
      <w:pPr>
        <w:ind w:left="0" w:firstLine="9"/>
      </w:pPr>
      <w:r>
        <w:t xml:space="preserve">A paper </w:t>
      </w:r>
      <w:r w:rsidRPr="002C5B98">
        <w:t xml:space="preserve">by </w:t>
      </w:r>
      <w:r w:rsidR="002C5B98" w:rsidRPr="002C5B98">
        <w:t>Muaafa</w:t>
      </w:r>
      <w:r w:rsidR="002C5B98">
        <w:t xml:space="preserve"> et. Al [2]</w:t>
      </w:r>
      <w:r>
        <w:t xml:space="preserve"> used Agent-based modelling</w:t>
      </w:r>
      <w:r w:rsidR="00B43B92">
        <w:t xml:space="preserve"> (ABM)</w:t>
      </w:r>
      <w:r>
        <w:t xml:space="preserve"> to study whether </w:t>
      </w:r>
      <w:r w:rsidR="00903E19">
        <w:t>the adoption of PV i</w:t>
      </w:r>
      <w:r>
        <w:t>n</w:t>
      </w:r>
      <w:r w:rsidR="00903E19">
        <w:t xml:space="preserve"> the US cities</w:t>
      </w:r>
      <w:r w:rsidR="00C77BAE">
        <w:t xml:space="preserve"> of</w:t>
      </w:r>
      <w:r>
        <w:t xml:space="preserve"> Cambridge and Lancaster</w:t>
      </w:r>
      <w:r w:rsidR="00903E19">
        <w:t xml:space="preserve"> </w:t>
      </w:r>
      <w:r>
        <w:t>triggers a utility death spiral</w:t>
      </w:r>
      <w:r w:rsidR="002919A0">
        <w:t>, including peer</w:t>
      </w:r>
      <w:r w:rsidR="00C77BAE">
        <w:t>/neighbour</w:t>
      </w:r>
      <w:r w:rsidR="002919A0">
        <w:t xml:space="preserve"> effects</w:t>
      </w:r>
      <w:r>
        <w:t xml:space="preserve">. </w:t>
      </w:r>
      <w:commentRangeStart w:id="0"/>
      <w:r>
        <w:t>A</w:t>
      </w:r>
      <w:r w:rsidR="00B43B92">
        <w:t>BM</w:t>
      </w:r>
      <w:r>
        <w:t xml:space="preserve"> represents the interaction of individuals </w:t>
      </w:r>
      <w:r w:rsidR="00B43B92">
        <w:t>(</w:t>
      </w:r>
      <w:r w:rsidR="00CC4615">
        <w:t>or, autonomous decision-</w:t>
      </w:r>
      <w:r w:rsidR="00B43B92">
        <w:t xml:space="preserve">making entities, called agents) </w:t>
      </w:r>
      <w:r>
        <w:t xml:space="preserve">with each other and the environment based on sets of rules. </w:t>
      </w:r>
      <w:commentRangeEnd w:id="0"/>
      <w:r w:rsidR="003A6859">
        <w:rPr>
          <w:rStyle w:val="CommentReference"/>
        </w:rPr>
        <w:commentReference w:id="0"/>
      </w:r>
      <w:r w:rsidR="00B43B92">
        <w:t>ABM is often used to model the</w:t>
      </w:r>
      <w:r w:rsidR="0075442F">
        <w:t xml:space="preserve"> diffusion of new technologies </w:t>
      </w:r>
      <w:r w:rsidR="002919A0">
        <w:t>and</w:t>
      </w:r>
      <w:r w:rsidR="00C77BAE">
        <w:t xml:space="preserve"> is a great tool to use to model </w:t>
      </w:r>
      <w:r w:rsidR="0075442F">
        <w:t xml:space="preserve">a </w:t>
      </w:r>
      <w:r w:rsidR="00C77BAE">
        <w:t xml:space="preserve">heterogenous population mix and their </w:t>
      </w:r>
      <w:proofErr w:type="gramStart"/>
      <w:r w:rsidR="00C77BAE">
        <w:t>decision making</w:t>
      </w:r>
      <w:proofErr w:type="gramEnd"/>
      <w:r w:rsidR="00C77BAE">
        <w:t>. [7]</w:t>
      </w:r>
    </w:p>
    <w:p w14:paraId="407C14CD" w14:textId="7AAA586D" w:rsidR="00D67964" w:rsidRDefault="00D67964" w:rsidP="00401D45">
      <w:pPr>
        <w:ind w:left="0" w:firstLine="9"/>
      </w:pPr>
      <w:r>
        <w:t xml:space="preserve">This thesis aims to combine the open-source Python based ABM developed </w:t>
      </w:r>
      <w:r w:rsidRPr="002919A0">
        <w:t xml:space="preserve">by </w:t>
      </w:r>
      <w:r w:rsidR="002919A0" w:rsidRPr="002919A0">
        <w:t>Muaafa et. Al [2</w:t>
      </w:r>
      <w:r w:rsidR="002919A0">
        <w:t>]</w:t>
      </w:r>
      <w:r>
        <w:t xml:space="preserve"> with work done by master student </w:t>
      </w:r>
      <w:r w:rsidR="00903E19">
        <w:t xml:space="preserve">Sabine Python at the Chair of </w:t>
      </w:r>
      <w:proofErr w:type="spellStart"/>
      <w:r w:rsidR="00903E19">
        <w:t>iA</w:t>
      </w:r>
      <w:proofErr w:type="spellEnd"/>
      <w:r w:rsidR="00903E19">
        <w:t xml:space="preserve"> (</w:t>
      </w:r>
      <w:r w:rsidR="008B01AD">
        <w:t>energy</w:t>
      </w:r>
      <w:r w:rsidR="00903E19">
        <w:t xml:space="preserve"> models of Zurich Wiedikon</w:t>
      </w:r>
      <w:r w:rsidR="002919A0">
        <w:t xml:space="preserve"> using the CEA tool</w:t>
      </w:r>
      <w:r w:rsidR="00903E19">
        <w:t xml:space="preserve">). Running the model </w:t>
      </w:r>
      <w:r w:rsidR="009D3603">
        <w:t xml:space="preserve">over a period of 20 years </w:t>
      </w:r>
      <w:r w:rsidR="00903E19">
        <w:t xml:space="preserve">can help answer a myriad of questions as to how different utility electricity pricing schemes, government policies, mix of different building types and PV ownership options affects PV adoption and electricity prices </w:t>
      </w:r>
      <w:r w:rsidR="008B01AD">
        <w:t xml:space="preserve">for the region of Zurich Wiedikon </w:t>
      </w:r>
      <w:r w:rsidR="00903E19">
        <w:t>in the coming decades. The results of such model runs can be used to make policy recommendations to encourage greater PV adoption while keeping the threat of a utility death spiral at minimum.</w:t>
      </w:r>
    </w:p>
    <w:p w14:paraId="661AEC43" w14:textId="7AFFD203" w:rsidR="007705E4" w:rsidRDefault="007705E4" w:rsidP="00401D45">
      <w:pPr>
        <w:ind w:left="0" w:firstLine="9"/>
      </w:pPr>
    </w:p>
    <w:p w14:paraId="4328C349" w14:textId="77777777" w:rsidR="002919A0" w:rsidRPr="001B6CE6" w:rsidRDefault="002919A0" w:rsidP="00401D45">
      <w:pPr>
        <w:ind w:left="0" w:firstLine="9"/>
      </w:pPr>
    </w:p>
    <w:p w14:paraId="66C252AF" w14:textId="3383C425" w:rsidR="00C90BE3" w:rsidRPr="001B6CE6" w:rsidRDefault="00C90BE3" w:rsidP="001B6CE6">
      <w:pPr>
        <w:pStyle w:val="Heading1"/>
      </w:pPr>
      <w:r w:rsidRPr="001B6CE6">
        <w:lastRenderedPageBreak/>
        <w:t>B</w:t>
      </w:r>
      <w:r w:rsidRPr="001B6CE6">
        <w:tab/>
        <w:t>Goals and Objectives</w:t>
      </w:r>
    </w:p>
    <w:p w14:paraId="74838EC9" w14:textId="558A5F06" w:rsidR="00886371" w:rsidRDefault="00903E19" w:rsidP="00401D45">
      <w:pPr>
        <w:ind w:left="0" w:firstLine="9"/>
      </w:pPr>
      <w:r>
        <w:t xml:space="preserve">The </w:t>
      </w:r>
      <w:r w:rsidR="00EF75FA">
        <w:t>goal</w:t>
      </w:r>
      <w:r>
        <w:t xml:space="preserve"> of the thesis is to </w:t>
      </w:r>
      <w:r w:rsidR="00886371">
        <w:t>investigate</w:t>
      </w:r>
      <w:r w:rsidR="0069127F">
        <w:t xml:space="preserve"> </w:t>
      </w:r>
      <w:ins w:id="2" w:author="griegod" w:date="2018-11-26T10:02:00Z">
        <w:r w:rsidR="00EC4973">
          <w:t xml:space="preserve">the potential of a </w:t>
        </w:r>
      </w:ins>
      <w:r w:rsidR="0069127F">
        <w:t xml:space="preserve">utility death spiral </w:t>
      </w:r>
      <w:del w:id="3" w:author="griegod" w:date="2018-11-26T10:03:00Z">
        <w:r w:rsidR="0069127F" w:rsidDel="00EC4973">
          <w:delText xml:space="preserve">fears </w:delText>
        </w:r>
      </w:del>
      <w:r w:rsidR="0069127F">
        <w:t xml:space="preserve">in Zurich; </w:t>
      </w:r>
      <w:r w:rsidR="00886371">
        <w:t xml:space="preserve">find which </w:t>
      </w:r>
      <w:r w:rsidR="000C4CD0">
        <w:t>policy/price/adoption</w:t>
      </w:r>
      <w:r w:rsidR="00376A3D">
        <w:t xml:space="preserve"> </w:t>
      </w:r>
      <w:r w:rsidR="00886371">
        <w:t>scenarios favour which building types</w:t>
      </w:r>
      <w:r w:rsidR="002E5126">
        <w:t xml:space="preserve"> to adopt PV</w:t>
      </w:r>
      <w:r w:rsidR="00886371">
        <w:t xml:space="preserve">; </w:t>
      </w:r>
      <w:r w:rsidR="0069127F">
        <w:t xml:space="preserve">and suggest policy recommendations/adaptions </w:t>
      </w:r>
      <w:del w:id="4" w:author="griegod" w:date="2018-11-26T10:04:00Z">
        <w:r w:rsidR="0069127F" w:rsidDel="00EC4973">
          <w:delText xml:space="preserve">to existing policy for </w:delText>
        </w:r>
      </w:del>
      <w:r w:rsidR="0069127F">
        <w:t>the greatest amount of PV penetration in the urban landscape of Zurich</w:t>
      </w:r>
      <w:r w:rsidR="00886371">
        <w:t xml:space="preserve"> based on simulations of various possible scenarios.</w:t>
      </w:r>
    </w:p>
    <w:p w14:paraId="01830401" w14:textId="7344D3BB" w:rsidR="00E571B7" w:rsidRDefault="00EF75FA" w:rsidP="00401D45">
      <w:pPr>
        <w:ind w:left="0" w:firstLine="9"/>
      </w:pPr>
      <w:commentRangeStart w:id="5"/>
      <w:r>
        <w:t>The o</w:t>
      </w:r>
      <w:r w:rsidR="00E571B7">
        <w:t>bjectives</w:t>
      </w:r>
      <w:r>
        <w:t xml:space="preserve"> of this thesis are:</w:t>
      </w:r>
      <w:commentRangeEnd w:id="5"/>
      <w:r w:rsidR="003A6859">
        <w:rPr>
          <w:rStyle w:val="CommentReference"/>
        </w:rPr>
        <w:commentReference w:id="5"/>
      </w:r>
    </w:p>
    <w:p w14:paraId="0D53C152" w14:textId="71D45CFA" w:rsidR="00707064" w:rsidRPr="000C4CD0" w:rsidRDefault="000C4CD0" w:rsidP="00707064">
      <w:pPr>
        <w:pStyle w:val="ListParagraph"/>
        <w:numPr>
          <w:ilvl w:val="0"/>
          <w:numId w:val="9"/>
        </w:numPr>
      </w:pPr>
      <w:r w:rsidRPr="009D3603">
        <w:rPr>
          <w:b w:val="0"/>
        </w:rPr>
        <w:t>Merging Sabine’s Zurich Wiedikon energy models with</w:t>
      </w:r>
      <w:r w:rsidR="002919A0">
        <w:rPr>
          <w:b w:val="0"/>
        </w:rPr>
        <w:t xml:space="preserve"> the existing ABM model by </w:t>
      </w:r>
      <w:proofErr w:type="spellStart"/>
      <w:r w:rsidR="002919A0">
        <w:rPr>
          <w:b w:val="0"/>
        </w:rPr>
        <w:t>Muaafa</w:t>
      </w:r>
      <w:proofErr w:type="spellEnd"/>
      <w:r w:rsidR="002919A0">
        <w:rPr>
          <w:b w:val="0"/>
        </w:rPr>
        <w:t xml:space="preserve"> et. al [2]</w:t>
      </w:r>
      <w:r>
        <w:rPr>
          <w:b w:val="0"/>
        </w:rPr>
        <w:t>.</w:t>
      </w:r>
    </w:p>
    <w:p w14:paraId="12258F4F" w14:textId="0175DE25" w:rsidR="000C4CD0" w:rsidRPr="000C4CD0" w:rsidRDefault="000C4CD0" w:rsidP="00707064">
      <w:pPr>
        <w:pStyle w:val="ListParagraph"/>
        <w:numPr>
          <w:ilvl w:val="0"/>
          <w:numId w:val="9"/>
        </w:numPr>
      </w:pPr>
      <w:r>
        <w:rPr>
          <w:b w:val="0"/>
        </w:rPr>
        <w:t xml:space="preserve">Running the </w:t>
      </w:r>
      <w:r w:rsidR="00EF75FA">
        <w:rPr>
          <w:b w:val="0"/>
        </w:rPr>
        <w:t xml:space="preserve">created </w:t>
      </w:r>
      <w:r>
        <w:rPr>
          <w:b w:val="0"/>
        </w:rPr>
        <w:t>model for various scenarios</w:t>
      </w:r>
      <w:r w:rsidR="00EF75FA">
        <w:rPr>
          <w:b w:val="0"/>
        </w:rPr>
        <w:t xml:space="preserve"> based on</w:t>
      </w:r>
      <w:r>
        <w:rPr>
          <w:b w:val="0"/>
        </w:rPr>
        <w:t>:</w:t>
      </w:r>
    </w:p>
    <w:p w14:paraId="3540A596" w14:textId="7E975E31" w:rsidR="000C4CD0" w:rsidRPr="000C4CD0" w:rsidRDefault="000C4CD0" w:rsidP="000C4CD0">
      <w:pPr>
        <w:pStyle w:val="ListParagraph"/>
        <w:numPr>
          <w:ilvl w:val="1"/>
          <w:numId w:val="9"/>
        </w:numPr>
      </w:pPr>
      <w:r>
        <w:rPr>
          <w:b w:val="0"/>
        </w:rPr>
        <w:t>Policies: from KEV to EIV</w:t>
      </w:r>
      <w:r w:rsidR="00EF75FA">
        <w:rPr>
          <w:b w:val="0"/>
        </w:rPr>
        <w:t xml:space="preserve"> (subsidies vs one-time remuneration)</w:t>
      </w:r>
    </w:p>
    <w:p w14:paraId="06AFCC1F" w14:textId="3C738C3C" w:rsidR="000C4CD0" w:rsidRPr="00041959" w:rsidRDefault="000C4CD0" w:rsidP="000C4CD0">
      <w:pPr>
        <w:pStyle w:val="ListParagraph"/>
        <w:numPr>
          <w:ilvl w:val="1"/>
          <w:numId w:val="9"/>
        </w:numPr>
      </w:pPr>
      <w:r>
        <w:rPr>
          <w:b w:val="0"/>
        </w:rPr>
        <w:t>Prices: static and dynamic</w:t>
      </w:r>
      <w:r w:rsidR="00EF75FA">
        <w:rPr>
          <w:b w:val="0"/>
        </w:rPr>
        <w:t xml:space="preserve"> across model timeframe</w:t>
      </w:r>
      <w:r>
        <w:rPr>
          <w:b w:val="0"/>
        </w:rPr>
        <w:t>; different for PV adopters and non-adopters</w:t>
      </w:r>
    </w:p>
    <w:p w14:paraId="37D7BB48" w14:textId="009B97F4" w:rsidR="00041959" w:rsidRPr="00EF75FA" w:rsidRDefault="00041959" w:rsidP="000C4CD0">
      <w:pPr>
        <w:pStyle w:val="ListParagraph"/>
        <w:numPr>
          <w:ilvl w:val="1"/>
          <w:numId w:val="9"/>
        </w:numPr>
      </w:pPr>
      <w:r>
        <w:rPr>
          <w:b w:val="0"/>
        </w:rPr>
        <w:t>Building types: residential, commercial, institutional etc.</w:t>
      </w:r>
    </w:p>
    <w:p w14:paraId="3CDCA841" w14:textId="0D001CB5" w:rsidR="00EF75FA" w:rsidRPr="00EF75FA" w:rsidRDefault="00EF75FA" w:rsidP="000C4CD0">
      <w:pPr>
        <w:pStyle w:val="ListParagraph"/>
        <w:numPr>
          <w:ilvl w:val="1"/>
          <w:numId w:val="9"/>
        </w:numPr>
      </w:pPr>
      <w:r>
        <w:rPr>
          <w:b w:val="0"/>
        </w:rPr>
        <w:t>PV Business Models: Ownership/Lease/Third-Party ownership</w:t>
      </w:r>
    </w:p>
    <w:p w14:paraId="5859F424" w14:textId="32FE0DBE" w:rsidR="00EF75FA" w:rsidRPr="00EF75FA" w:rsidRDefault="00EF75FA" w:rsidP="000C4CD0">
      <w:pPr>
        <w:pStyle w:val="ListParagraph"/>
        <w:numPr>
          <w:ilvl w:val="1"/>
          <w:numId w:val="9"/>
        </w:numPr>
      </w:pPr>
      <w:r>
        <w:rPr>
          <w:b w:val="0"/>
        </w:rPr>
        <w:t>New Policy options: Quota mechanisms, etc.</w:t>
      </w:r>
    </w:p>
    <w:p w14:paraId="576207D1" w14:textId="31975FC4" w:rsidR="00EF75FA" w:rsidRDefault="00041959" w:rsidP="00EF75FA">
      <w:pPr>
        <w:pStyle w:val="ListParagraph"/>
        <w:numPr>
          <w:ilvl w:val="0"/>
          <w:numId w:val="9"/>
        </w:numPr>
      </w:pPr>
      <w:r>
        <w:rPr>
          <w:b w:val="0"/>
        </w:rPr>
        <w:t>Making policy recommendations based on the scenarios simulated.</w:t>
      </w:r>
    </w:p>
    <w:p w14:paraId="7D0A03F1" w14:textId="72D966C6" w:rsidR="001B0835" w:rsidRPr="001B0835" w:rsidRDefault="00421B77" w:rsidP="001B0835">
      <w:r>
        <w:tab/>
      </w:r>
    </w:p>
    <w:p w14:paraId="266EEFEC" w14:textId="64C926B7" w:rsidR="0052619A" w:rsidRDefault="00C12D20" w:rsidP="001B6CE6">
      <w:pPr>
        <w:pStyle w:val="Heading2"/>
      </w:pPr>
      <w:r>
        <w:t>C</w:t>
      </w:r>
      <w:r w:rsidR="0052619A" w:rsidRPr="001B6CE6">
        <w:tab/>
      </w:r>
      <w:commentRangeStart w:id="6"/>
      <w:r w:rsidR="00376A3D">
        <w:t>Timeline</w:t>
      </w:r>
      <w:commentRangeEnd w:id="6"/>
      <w:r w:rsidR="006059E8">
        <w:rPr>
          <w:rStyle w:val="CommentReference"/>
          <w:b w:val="0"/>
        </w:rPr>
        <w:commentReference w:id="6"/>
      </w:r>
    </w:p>
    <w:p w14:paraId="13DF1EAA" w14:textId="6EC6446D" w:rsidR="002919A0" w:rsidRPr="002919A0" w:rsidRDefault="002919A0" w:rsidP="002919A0">
      <w:r>
        <w:t>The various tasks over the course of 6 months (24 weeks) will be:</w:t>
      </w:r>
    </w:p>
    <w:p w14:paraId="639E1B3D" w14:textId="16F4EAC4" w:rsidR="00376A3D" w:rsidRPr="00041959" w:rsidRDefault="00376A3D" w:rsidP="00376A3D">
      <w:pPr>
        <w:pStyle w:val="ListParagraph"/>
        <w:numPr>
          <w:ilvl w:val="0"/>
          <w:numId w:val="7"/>
        </w:numPr>
      </w:pPr>
      <w:bookmarkStart w:id="7" w:name="_Hlk530958618"/>
      <w:bookmarkStart w:id="8" w:name="_Hlk530962446"/>
      <w:r w:rsidRPr="00041959">
        <w:t>Literature Review</w:t>
      </w:r>
      <w:r w:rsidR="00041959">
        <w:t>:</w:t>
      </w:r>
    </w:p>
    <w:p w14:paraId="23F46B7F" w14:textId="77777777" w:rsidR="009B08D2" w:rsidRPr="00F24C99" w:rsidRDefault="009B08D2" w:rsidP="009B08D2">
      <w:pPr>
        <w:pStyle w:val="ListParagraph"/>
        <w:numPr>
          <w:ilvl w:val="1"/>
          <w:numId w:val="7"/>
        </w:numPr>
        <w:rPr>
          <w:b w:val="0"/>
        </w:rPr>
      </w:pPr>
      <w:r w:rsidRPr="00F24C99">
        <w:rPr>
          <w:b w:val="0"/>
        </w:rPr>
        <w:t xml:space="preserve">Solar PV Adoption, </w:t>
      </w:r>
      <w:r>
        <w:rPr>
          <w:b w:val="0"/>
        </w:rPr>
        <w:t>factors affecting PV adoption like</w:t>
      </w:r>
      <w:r w:rsidRPr="00F24C99">
        <w:rPr>
          <w:b w:val="0"/>
        </w:rPr>
        <w:t xml:space="preserve"> peer effects, </w:t>
      </w:r>
      <w:r>
        <w:rPr>
          <w:b w:val="0"/>
        </w:rPr>
        <w:t xml:space="preserve">building types etc. </w:t>
      </w:r>
    </w:p>
    <w:p w14:paraId="72CCB43C" w14:textId="77777777" w:rsidR="009B08D2" w:rsidRPr="00F24C99" w:rsidRDefault="009B08D2" w:rsidP="009B08D2">
      <w:pPr>
        <w:pStyle w:val="ListParagraph"/>
        <w:numPr>
          <w:ilvl w:val="1"/>
          <w:numId w:val="7"/>
        </w:numPr>
        <w:rPr>
          <w:b w:val="0"/>
        </w:rPr>
      </w:pPr>
      <w:r w:rsidRPr="00F24C99">
        <w:rPr>
          <w:b w:val="0"/>
        </w:rPr>
        <w:t>Swiss (and Zurich) Renewable Energy Policies</w:t>
      </w:r>
    </w:p>
    <w:p w14:paraId="322B5E7B" w14:textId="77777777" w:rsidR="009B08D2" w:rsidRPr="00F24C99" w:rsidRDefault="009B08D2" w:rsidP="009B08D2">
      <w:pPr>
        <w:pStyle w:val="ListParagraph"/>
        <w:numPr>
          <w:ilvl w:val="1"/>
          <w:numId w:val="7"/>
        </w:numPr>
        <w:rPr>
          <w:b w:val="0"/>
        </w:rPr>
      </w:pPr>
      <w:r w:rsidRPr="00F24C99">
        <w:rPr>
          <w:b w:val="0"/>
        </w:rPr>
        <w:t>Electricity pricing strategy from local utility (EWZ in this case)</w:t>
      </w:r>
    </w:p>
    <w:p w14:paraId="44D451C0" w14:textId="3C7E371F" w:rsidR="009B08D2" w:rsidRPr="00F24C99" w:rsidDel="00191ED5" w:rsidRDefault="009B08D2" w:rsidP="009B08D2">
      <w:pPr>
        <w:pStyle w:val="ListParagraph"/>
        <w:numPr>
          <w:ilvl w:val="1"/>
          <w:numId w:val="7"/>
        </w:numPr>
        <w:rPr>
          <w:del w:id="9" w:author="griegod" w:date="2018-11-26T10:28:00Z"/>
          <w:b w:val="0"/>
        </w:rPr>
      </w:pPr>
      <w:del w:id="10" w:author="griegod" w:date="2018-11-26T10:28:00Z">
        <w:r w:rsidRPr="00F24C99" w:rsidDel="00191ED5">
          <w:rPr>
            <w:b w:val="0"/>
          </w:rPr>
          <w:delText>CEA Tool and Sabine Python’s energy models</w:delText>
        </w:r>
      </w:del>
    </w:p>
    <w:p w14:paraId="0D99356C" w14:textId="275D5D47" w:rsidR="009B08D2" w:rsidRPr="00041959" w:rsidDel="00191ED5" w:rsidRDefault="009B08D2" w:rsidP="00041959">
      <w:pPr>
        <w:pStyle w:val="ListParagraph"/>
        <w:numPr>
          <w:ilvl w:val="1"/>
          <w:numId w:val="7"/>
        </w:numPr>
        <w:rPr>
          <w:del w:id="11" w:author="griegod" w:date="2018-11-26T10:28:00Z"/>
          <w:b w:val="0"/>
        </w:rPr>
      </w:pPr>
      <w:del w:id="12" w:author="griegod" w:date="2018-11-26T10:28:00Z">
        <w:r w:rsidRPr="00F24C99" w:rsidDel="00191ED5">
          <w:rPr>
            <w:b w:val="0"/>
          </w:rPr>
          <w:delText>Agent Based M</w:delText>
        </w:r>
        <w:r w:rsidDel="00191ED5">
          <w:rPr>
            <w:b w:val="0"/>
          </w:rPr>
          <w:delText>odelling techniques</w:delText>
        </w:r>
      </w:del>
    </w:p>
    <w:p w14:paraId="1C7F9693" w14:textId="1C030337" w:rsidR="00041959" w:rsidRPr="00041959" w:rsidRDefault="00041959" w:rsidP="00376A3D">
      <w:pPr>
        <w:pStyle w:val="ListParagraph"/>
        <w:numPr>
          <w:ilvl w:val="0"/>
          <w:numId w:val="7"/>
        </w:numPr>
      </w:pPr>
      <w:r w:rsidRPr="00041959">
        <w:t>Data Collection:</w:t>
      </w:r>
    </w:p>
    <w:p w14:paraId="3A9F15A5" w14:textId="2849AD53" w:rsidR="00041959" w:rsidRDefault="00041959" w:rsidP="00041959">
      <w:pPr>
        <w:pStyle w:val="ListParagraph"/>
        <w:numPr>
          <w:ilvl w:val="1"/>
          <w:numId w:val="7"/>
        </w:numPr>
        <w:rPr>
          <w:b w:val="0"/>
        </w:rPr>
      </w:pPr>
      <w:r>
        <w:rPr>
          <w:b w:val="0"/>
        </w:rPr>
        <w:t>Policy projections</w:t>
      </w:r>
      <w:ins w:id="13" w:author="griegod" w:date="2018-11-26T10:30:00Z">
        <w:r w:rsidR="00191ED5">
          <w:rPr>
            <w:b w:val="0"/>
          </w:rPr>
          <w:t xml:space="preserve"> </w:t>
        </w:r>
      </w:ins>
    </w:p>
    <w:p w14:paraId="15677252" w14:textId="4B67FA47" w:rsidR="00041959" w:rsidRPr="00041959" w:rsidRDefault="00041959" w:rsidP="00041959">
      <w:pPr>
        <w:pStyle w:val="ListParagraph"/>
        <w:numPr>
          <w:ilvl w:val="1"/>
          <w:numId w:val="7"/>
        </w:numPr>
        <w:rPr>
          <w:b w:val="0"/>
        </w:rPr>
      </w:pPr>
      <w:r>
        <w:rPr>
          <w:b w:val="0"/>
        </w:rPr>
        <w:t>Electricity Prices, Utility strategies, PV prices, capacity factors etc.</w:t>
      </w:r>
    </w:p>
    <w:p w14:paraId="779612BA" w14:textId="6B12C948" w:rsidR="00041959" w:rsidRDefault="00041959" w:rsidP="00041959">
      <w:pPr>
        <w:pStyle w:val="ListParagraph"/>
        <w:numPr>
          <w:ilvl w:val="1"/>
          <w:numId w:val="7"/>
        </w:numPr>
        <w:rPr>
          <w:b w:val="0"/>
        </w:rPr>
      </w:pPr>
      <w:r>
        <w:rPr>
          <w:b w:val="0"/>
        </w:rPr>
        <w:t>Input data to the CEA model – building type, architecture, age etc.</w:t>
      </w:r>
    </w:p>
    <w:p w14:paraId="4AC0CCF6" w14:textId="1DFDC41F" w:rsidR="00BE1630" w:rsidRDefault="00BE1630" w:rsidP="00041959">
      <w:pPr>
        <w:pStyle w:val="ListParagraph"/>
        <w:numPr>
          <w:ilvl w:val="1"/>
          <w:numId w:val="7"/>
        </w:numPr>
        <w:rPr>
          <w:b w:val="0"/>
        </w:rPr>
      </w:pPr>
      <w:r>
        <w:rPr>
          <w:b w:val="0"/>
        </w:rPr>
        <w:t>Input data to the ABM – includes output of the CEA like radiation and demand profiles, generated by running the CEA models.</w:t>
      </w:r>
    </w:p>
    <w:p w14:paraId="4387D132" w14:textId="57080A59" w:rsidR="00376A3D" w:rsidRPr="009D3603" w:rsidRDefault="00041959" w:rsidP="00376A3D">
      <w:pPr>
        <w:pStyle w:val="ListParagraph"/>
        <w:numPr>
          <w:ilvl w:val="0"/>
          <w:numId w:val="7"/>
        </w:numPr>
        <w:rPr>
          <w:b w:val="0"/>
        </w:rPr>
      </w:pPr>
      <w:r w:rsidRPr="00041959">
        <w:t>Modelling:</w:t>
      </w:r>
      <w:r>
        <w:rPr>
          <w:b w:val="0"/>
        </w:rPr>
        <w:t xml:space="preserve"> </w:t>
      </w:r>
      <w:r w:rsidR="00376A3D" w:rsidRPr="009D3603">
        <w:rPr>
          <w:b w:val="0"/>
        </w:rPr>
        <w:t>Merging Sabine’s Zurich Wiedikon energy models on the CEA tool with the existing ABM model from the paper</w:t>
      </w:r>
      <w:bookmarkEnd w:id="7"/>
      <w:r>
        <w:rPr>
          <w:b w:val="0"/>
        </w:rPr>
        <w:t>.</w:t>
      </w:r>
    </w:p>
    <w:p w14:paraId="38F6D456" w14:textId="3A977C27" w:rsidR="00376A3D" w:rsidRPr="00041959" w:rsidRDefault="006059E8" w:rsidP="00041959">
      <w:pPr>
        <w:pStyle w:val="ListParagraph"/>
        <w:numPr>
          <w:ilvl w:val="0"/>
          <w:numId w:val="7"/>
        </w:numPr>
        <w:rPr>
          <w:b w:val="0"/>
        </w:rPr>
      </w:pPr>
      <w:ins w:id="14" w:author="griegod" w:date="2018-11-26T10:22:00Z">
        <w:r>
          <w:t xml:space="preserve">Analysis: </w:t>
        </w:r>
      </w:ins>
      <w:r w:rsidR="00376A3D" w:rsidRPr="006059E8">
        <w:rPr>
          <w:b w:val="0"/>
          <w:rPrChange w:id="15" w:author="griegod" w:date="2018-11-26T10:23:00Z">
            <w:rPr/>
          </w:rPrChange>
        </w:rPr>
        <w:t>Run</w:t>
      </w:r>
      <w:del w:id="16" w:author="griegod" w:date="2018-11-26T10:23:00Z">
        <w:r w:rsidR="00376A3D" w:rsidRPr="006059E8" w:rsidDel="006059E8">
          <w:rPr>
            <w:b w:val="0"/>
            <w:rPrChange w:id="17" w:author="griegod" w:date="2018-11-26T10:23:00Z">
              <w:rPr/>
            </w:rPrChange>
          </w:rPr>
          <w:delText>ning</w:delText>
        </w:r>
      </w:del>
      <w:r w:rsidR="00376A3D" w:rsidRPr="006059E8">
        <w:rPr>
          <w:b w:val="0"/>
          <w:rPrChange w:id="18" w:author="griegod" w:date="2018-11-26T10:23:00Z">
            <w:rPr/>
          </w:rPrChange>
        </w:rPr>
        <w:t xml:space="preserve"> ABM</w:t>
      </w:r>
      <w:r w:rsidR="00376A3D" w:rsidRPr="00041959">
        <w:t xml:space="preserve"> </w:t>
      </w:r>
      <w:del w:id="19" w:author="griegod" w:date="2018-11-26T10:23:00Z">
        <w:r w:rsidR="00376A3D" w:rsidRPr="00041959" w:rsidDel="006059E8">
          <w:delText>models</w:delText>
        </w:r>
        <w:r w:rsidR="00376A3D" w:rsidRPr="009D3603" w:rsidDel="006059E8">
          <w:rPr>
            <w:b w:val="0"/>
          </w:rPr>
          <w:delText xml:space="preserve"> </w:delText>
        </w:r>
      </w:del>
      <w:r w:rsidR="00376A3D" w:rsidRPr="009D3603">
        <w:rPr>
          <w:b w:val="0"/>
        </w:rPr>
        <w:t xml:space="preserve">for different scenarios </w:t>
      </w:r>
      <w:r w:rsidR="00041959">
        <w:rPr>
          <w:b w:val="0"/>
        </w:rPr>
        <w:t>as explained in B above</w:t>
      </w:r>
      <w:r w:rsidR="00741729">
        <w:rPr>
          <w:b w:val="0"/>
        </w:rPr>
        <w:t>.</w:t>
      </w:r>
    </w:p>
    <w:p w14:paraId="703CAAFA" w14:textId="5DAC76EB" w:rsidR="00376A3D" w:rsidRPr="009D3603" w:rsidRDefault="00041959" w:rsidP="00376A3D">
      <w:pPr>
        <w:pStyle w:val="ListParagraph"/>
        <w:numPr>
          <w:ilvl w:val="0"/>
          <w:numId w:val="7"/>
        </w:numPr>
        <w:rPr>
          <w:b w:val="0"/>
        </w:rPr>
      </w:pPr>
      <w:r w:rsidRPr="00041959">
        <w:t>P</w:t>
      </w:r>
      <w:r w:rsidR="00376A3D" w:rsidRPr="00041959">
        <w:t>olicy recommendations</w:t>
      </w:r>
      <w:r w:rsidR="00376A3D" w:rsidRPr="009D3603">
        <w:rPr>
          <w:b w:val="0"/>
        </w:rPr>
        <w:t xml:space="preserve"> for greater solar PV adoption and </w:t>
      </w:r>
      <w:ins w:id="20" w:author="griegod" w:date="2018-11-26T10:25:00Z">
        <w:r w:rsidR="00191ED5">
          <w:rPr>
            <w:b w:val="0"/>
          </w:rPr>
          <w:t xml:space="preserve">minimized </w:t>
        </w:r>
      </w:ins>
      <w:del w:id="21" w:author="griegod" w:date="2018-11-26T10:25:00Z">
        <w:r w:rsidR="00376A3D" w:rsidRPr="009D3603" w:rsidDel="00191ED5">
          <w:rPr>
            <w:b w:val="0"/>
          </w:rPr>
          <w:delText>lower</w:delText>
        </w:r>
        <w:r w:rsidDel="00191ED5">
          <w:rPr>
            <w:b w:val="0"/>
          </w:rPr>
          <w:delText xml:space="preserve"> </w:delText>
        </w:r>
      </w:del>
      <w:r>
        <w:rPr>
          <w:b w:val="0"/>
        </w:rPr>
        <w:t xml:space="preserve">utility electricity price </w:t>
      </w:r>
      <w:del w:id="22" w:author="griegod" w:date="2018-11-26T10:25:00Z">
        <w:r w:rsidDel="00191ED5">
          <w:rPr>
            <w:b w:val="0"/>
          </w:rPr>
          <w:delText>rise</w:delText>
        </w:r>
      </w:del>
      <w:ins w:id="23" w:author="griegod" w:date="2018-11-26T10:25:00Z">
        <w:r w:rsidR="00191ED5">
          <w:rPr>
            <w:b w:val="0"/>
          </w:rPr>
          <w:t>increase</w:t>
        </w:r>
      </w:ins>
      <w:r w:rsidR="00741729">
        <w:rPr>
          <w:b w:val="0"/>
        </w:rPr>
        <w:t>.</w:t>
      </w:r>
    </w:p>
    <w:p w14:paraId="62781A73" w14:textId="40C0D1D8" w:rsidR="00376A3D" w:rsidRPr="00CD0F79" w:rsidRDefault="00376A3D" w:rsidP="00376A3D">
      <w:pPr>
        <w:pStyle w:val="ListParagraph"/>
        <w:numPr>
          <w:ilvl w:val="0"/>
          <w:numId w:val="7"/>
        </w:numPr>
      </w:pPr>
      <w:r w:rsidRPr="00041959">
        <w:t>Report</w:t>
      </w:r>
      <w:r w:rsidRPr="009D3603">
        <w:rPr>
          <w:b w:val="0"/>
        </w:rPr>
        <w:t xml:space="preserve"> preparation</w:t>
      </w:r>
      <w:r w:rsidR="00041959">
        <w:rPr>
          <w:b w:val="0"/>
        </w:rPr>
        <w:t xml:space="preserve"> and presentation</w:t>
      </w:r>
      <w:r w:rsidR="00741729">
        <w:rPr>
          <w:b w:val="0"/>
        </w:rPr>
        <w:t>.</w:t>
      </w:r>
    </w:p>
    <w:p w14:paraId="410C48A1" w14:textId="4183EE4F" w:rsidR="00CD0F79" w:rsidRDefault="00CD0F79" w:rsidP="00CD0F79"/>
    <w:p w14:paraId="7D5A19CC" w14:textId="3DEA68F4" w:rsidR="002919A0" w:rsidRDefault="002919A0" w:rsidP="00CD0F79">
      <w:r>
        <w:t xml:space="preserve">Please refer </w:t>
      </w:r>
      <w:r>
        <w:fldChar w:fldCharType="begin"/>
      </w:r>
      <w:r>
        <w:instrText xml:space="preserve"> REF _Ref530999547 \h </w:instrText>
      </w:r>
      <w:r>
        <w:fldChar w:fldCharType="separate"/>
      </w:r>
      <w:r>
        <w:t xml:space="preserve">Table </w:t>
      </w:r>
      <w:r>
        <w:rPr>
          <w:noProof/>
        </w:rPr>
        <w:t>1</w:t>
      </w:r>
      <w:r>
        <w:fldChar w:fldCharType="end"/>
      </w:r>
      <w:r>
        <w:t xml:space="preserve"> for the Timeline.</w:t>
      </w:r>
    </w:p>
    <w:p w14:paraId="5C00D916" w14:textId="77777777" w:rsidR="00BE1630" w:rsidRDefault="00BE1630" w:rsidP="00FE5ED7">
      <w:pPr>
        <w:keepNext/>
        <w:rPr>
          <w:noProof/>
        </w:rPr>
      </w:pPr>
    </w:p>
    <w:p w14:paraId="1DA2A80F" w14:textId="3A2C9946" w:rsidR="00FE5ED7" w:rsidRDefault="00CD0F79" w:rsidP="00FE5ED7">
      <w:pPr>
        <w:keepNext/>
      </w:pPr>
      <w:r>
        <w:rPr>
          <w:noProof/>
          <w:lang w:val="en-US" w:eastAsia="en-US"/>
        </w:rPr>
        <w:drawing>
          <wp:inline distT="0" distB="0" distL="0" distR="0" wp14:anchorId="51877E31" wp14:editId="77CACD22">
            <wp:extent cx="5998826" cy="213591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98826" cy="2135917"/>
                    </a:xfrm>
                    <a:prstGeom prst="rect">
                      <a:avLst/>
                    </a:prstGeom>
                  </pic:spPr>
                </pic:pic>
              </a:graphicData>
            </a:graphic>
          </wp:inline>
        </w:drawing>
      </w:r>
    </w:p>
    <w:p w14:paraId="6691EF2C" w14:textId="20593A0C" w:rsidR="00CD0F79" w:rsidRDefault="00FE5ED7" w:rsidP="00FE5ED7">
      <w:pPr>
        <w:pStyle w:val="Caption"/>
      </w:pPr>
      <w:bookmarkStart w:id="24" w:name="_Ref530999547"/>
      <w:commentRangeStart w:id="25"/>
      <w:r>
        <w:t xml:space="preserve">Table </w:t>
      </w:r>
      <w:r>
        <w:fldChar w:fldCharType="begin"/>
      </w:r>
      <w:r>
        <w:instrText xml:space="preserve"> SEQ Table \* ARABIC </w:instrText>
      </w:r>
      <w:r>
        <w:fldChar w:fldCharType="separate"/>
      </w:r>
      <w:r>
        <w:rPr>
          <w:noProof/>
        </w:rPr>
        <w:t>1</w:t>
      </w:r>
      <w:r>
        <w:fldChar w:fldCharType="end"/>
      </w:r>
      <w:bookmarkEnd w:id="24"/>
      <w:r>
        <w:t>: Timeline</w:t>
      </w:r>
      <w:commentRangeEnd w:id="25"/>
      <w:r w:rsidR="00191ED5">
        <w:rPr>
          <w:rStyle w:val="CommentReference"/>
          <w:i w:val="0"/>
          <w:iCs w:val="0"/>
          <w:color w:val="auto"/>
        </w:rPr>
        <w:commentReference w:id="25"/>
      </w:r>
      <w:r>
        <w:t xml:space="preserve"> </w:t>
      </w:r>
    </w:p>
    <w:bookmarkEnd w:id="8"/>
    <w:p w14:paraId="7BA48AF7" w14:textId="77777777" w:rsidR="00376A3D" w:rsidRPr="00376A3D" w:rsidRDefault="00376A3D" w:rsidP="00376A3D"/>
    <w:p w14:paraId="0480BE92" w14:textId="3111CEAF" w:rsidR="0052619A" w:rsidRPr="001B6CE6" w:rsidRDefault="00C12D20" w:rsidP="001B6CE6">
      <w:pPr>
        <w:pStyle w:val="Heading1"/>
      </w:pPr>
      <w:commentRangeStart w:id="26"/>
      <w:r>
        <w:t>D</w:t>
      </w:r>
      <w:r w:rsidR="0052619A" w:rsidRPr="001B6CE6">
        <w:tab/>
        <w:t>References</w:t>
      </w:r>
      <w:commentRangeEnd w:id="26"/>
      <w:r w:rsidR="00191ED5">
        <w:rPr>
          <w:rStyle w:val="CommentReference"/>
          <w:b w:val="0"/>
        </w:rPr>
        <w:commentReference w:id="26"/>
      </w:r>
    </w:p>
    <w:p w14:paraId="5A1B8F33" w14:textId="081B2A0F" w:rsidR="0052619A" w:rsidRDefault="002919A0" w:rsidP="00BC2754">
      <w:pPr>
        <w:jc w:val="left"/>
      </w:pPr>
      <w:r>
        <w:t xml:space="preserve"> </w:t>
      </w:r>
      <w:r w:rsidR="00BC2754">
        <w:t>[1]</w:t>
      </w:r>
      <w:r w:rsidR="00BC2754">
        <w:tab/>
        <w:t>Energy Act 730.0</w:t>
      </w:r>
      <w:r w:rsidR="0075442F">
        <w:t>, Swiss Federal Office of Energy (SFOE)</w:t>
      </w:r>
      <w:r w:rsidR="00BC2754">
        <w:br/>
      </w:r>
      <w:hyperlink r:id="rId17" w:history="1">
        <w:r w:rsidR="00FE5ED7" w:rsidRPr="00D97C7C">
          <w:rPr>
            <w:rStyle w:val="Hyperlink"/>
          </w:rPr>
          <w:t>https://www.admin.ch/opc/fr/classified-compilation/20121295/index.html</w:t>
        </w:r>
      </w:hyperlink>
    </w:p>
    <w:p w14:paraId="3374A6F8" w14:textId="62524A5A" w:rsidR="00741729" w:rsidRDefault="00FE5ED7" w:rsidP="00741729">
      <w:pPr>
        <w:autoSpaceDE w:val="0"/>
        <w:autoSpaceDN w:val="0"/>
        <w:adjustRightInd w:val="0"/>
        <w:spacing w:after="0"/>
        <w:ind w:left="0" w:firstLine="0"/>
        <w:jc w:val="left"/>
        <w:rPr>
          <w:rFonts w:ascii="AdvOT596495f2" w:hAnsi="AdvOT596495f2" w:cs="AdvOT596495f2"/>
          <w:sz w:val="21"/>
          <w:szCs w:val="21"/>
          <w:lang w:val="en-IN"/>
        </w:rPr>
      </w:pPr>
      <w:r>
        <w:t>[2]</w:t>
      </w:r>
      <w:r>
        <w:tab/>
      </w:r>
      <w:r w:rsidR="00741729">
        <w:rPr>
          <w:rFonts w:ascii="AdvOT596495f2" w:hAnsi="AdvOT596495f2" w:cs="AdvOT596495f2"/>
          <w:sz w:val="21"/>
          <w:szCs w:val="21"/>
          <w:lang w:val="en-IN"/>
        </w:rPr>
        <w:t xml:space="preserve">Mohammed </w:t>
      </w:r>
      <w:proofErr w:type="spellStart"/>
      <w:r w:rsidR="00741729">
        <w:rPr>
          <w:rFonts w:ascii="AdvOT596495f2" w:hAnsi="AdvOT596495f2" w:cs="AdvOT596495f2"/>
          <w:sz w:val="21"/>
          <w:szCs w:val="21"/>
          <w:lang w:val="en-IN"/>
        </w:rPr>
        <w:t>Muaafa</w:t>
      </w:r>
      <w:proofErr w:type="spellEnd"/>
      <w:r w:rsidR="00741729">
        <w:rPr>
          <w:rFonts w:ascii="AdvOT596495f2" w:hAnsi="AdvOT596495f2" w:cs="AdvOT596495f2"/>
          <w:sz w:val="21"/>
          <w:szCs w:val="21"/>
          <w:lang w:val="en-IN"/>
        </w:rPr>
        <w:t xml:space="preserve">, Iqbal </w:t>
      </w:r>
      <w:proofErr w:type="spellStart"/>
      <w:r w:rsidR="00741729">
        <w:rPr>
          <w:rFonts w:ascii="AdvOT596495f2" w:hAnsi="AdvOT596495f2" w:cs="AdvOT596495f2"/>
          <w:sz w:val="21"/>
          <w:szCs w:val="21"/>
          <w:lang w:val="en-IN"/>
        </w:rPr>
        <w:t>Adjali</w:t>
      </w:r>
      <w:proofErr w:type="spellEnd"/>
      <w:r w:rsidR="00741729">
        <w:rPr>
          <w:rFonts w:ascii="AdvOT596495f2" w:hAnsi="AdvOT596495f2" w:cs="AdvOT596495f2"/>
          <w:sz w:val="21"/>
          <w:szCs w:val="21"/>
          <w:lang w:val="en-IN"/>
        </w:rPr>
        <w:t>, Patrick Bean, Rolando Fuentes, Steven O. Kimbrough,</w:t>
      </w:r>
    </w:p>
    <w:p w14:paraId="06FD2DFD" w14:textId="1DBF6258" w:rsidR="00FE5ED7" w:rsidRDefault="00741729" w:rsidP="00741729">
      <w:pPr>
        <w:autoSpaceDE w:val="0"/>
        <w:autoSpaceDN w:val="0"/>
        <w:adjustRightInd w:val="0"/>
        <w:spacing w:after="0"/>
        <w:ind w:firstLine="0"/>
        <w:jc w:val="left"/>
        <w:rPr>
          <w:rFonts w:ascii="AdvOT596495f2" w:hAnsi="AdvOT596495f2" w:cs="AdvOT596495f2"/>
          <w:sz w:val="21"/>
          <w:szCs w:val="21"/>
          <w:lang w:val="en-IN"/>
        </w:rPr>
      </w:pPr>
      <w:r>
        <w:rPr>
          <w:rFonts w:ascii="AdvOT596495f2" w:hAnsi="AdvOT596495f2" w:cs="AdvOT596495f2"/>
          <w:sz w:val="21"/>
          <w:szCs w:val="21"/>
          <w:lang w:val="en-IN"/>
        </w:rPr>
        <w:t>Frederic H. Murphy</w:t>
      </w:r>
      <w:r w:rsidRPr="00741729">
        <w:rPr>
          <w:rFonts w:ascii="AdvOT596495f2" w:hAnsi="AdvOT596495f2" w:cs="AdvOT596495f2"/>
          <w:sz w:val="21"/>
          <w:szCs w:val="21"/>
          <w:lang w:val="en-IN"/>
        </w:rPr>
        <w:t>, Can adoption of rooftop solar panels trigger a utility death spiral? A tale of</w:t>
      </w:r>
      <w:r>
        <w:rPr>
          <w:rFonts w:ascii="AdvOT596495f2" w:hAnsi="AdvOT596495f2" w:cs="AdvOT596495f2"/>
          <w:sz w:val="21"/>
          <w:szCs w:val="21"/>
          <w:lang w:val="en-IN"/>
        </w:rPr>
        <w:t xml:space="preserve"> </w:t>
      </w:r>
      <w:r w:rsidRPr="00741729">
        <w:rPr>
          <w:rFonts w:ascii="AdvOT596495f2" w:hAnsi="AdvOT596495f2" w:cs="AdvOT596495f2"/>
          <w:sz w:val="21"/>
          <w:szCs w:val="21"/>
          <w:lang w:val="en-IN"/>
        </w:rPr>
        <w:t>two U.S. cities</w:t>
      </w:r>
      <w:r>
        <w:rPr>
          <w:rFonts w:ascii="AdvOT596495f2" w:hAnsi="AdvOT596495f2" w:cs="AdvOT596495f2"/>
          <w:sz w:val="21"/>
          <w:szCs w:val="21"/>
          <w:lang w:val="en-IN"/>
        </w:rPr>
        <w:t>,</w:t>
      </w:r>
      <w:r w:rsidRPr="00741729">
        <w:rPr>
          <w:rFonts w:ascii="AdvOT596495f2" w:hAnsi="AdvOT596495f2" w:cs="AdvOT596495f2"/>
          <w:sz w:val="21"/>
          <w:szCs w:val="21"/>
          <w:lang w:val="en-IN"/>
        </w:rPr>
        <w:t xml:space="preserve"> Energy Rese</w:t>
      </w:r>
      <w:r>
        <w:rPr>
          <w:rFonts w:ascii="AdvOT596495f2" w:hAnsi="AdvOT596495f2" w:cs="AdvOT596495f2"/>
          <w:sz w:val="21"/>
          <w:szCs w:val="21"/>
          <w:lang w:val="en-IN"/>
        </w:rPr>
        <w:t xml:space="preserve">arch &amp; Social Science 34 (2017) </w:t>
      </w:r>
      <w:r w:rsidRPr="00741729">
        <w:rPr>
          <w:rFonts w:ascii="AdvOT596495f2" w:hAnsi="AdvOT596495f2" w:cs="AdvOT596495f2"/>
          <w:sz w:val="21"/>
          <w:szCs w:val="21"/>
          <w:lang w:val="en-IN"/>
        </w:rPr>
        <w:t>154–162</w:t>
      </w:r>
    </w:p>
    <w:p w14:paraId="1952692E" w14:textId="77777777" w:rsidR="00741729" w:rsidRDefault="00741729" w:rsidP="00741729">
      <w:pPr>
        <w:autoSpaceDE w:val="0"/>
        <w:autoSpaceDN w:val="0"/>
        <w:adjustRightInd w:val="0"/>
        <w:spacing w:after="0"/>
        <w:ind w:firstLine="0"/>
        <w:jc w:val="left"/>
        <w:rPr>
          <w:rFonts w:ascii="AdvOT596495f2" w:hAnsi="AdvOT596495f2" w:cs="AdvOT596495f2"/>
          <w:sz w:val="21"/>
          <w:szCs w:val="21"/>
          <w:lang w:val="en-IN"/>
        </w:rPr>
      </w:pPr>
    </w:p>
    <w:p w14:paraId="3FCCFDA4" w14:textId="26926E09" w:rsidR="00741729" w:rsidRDefault="00741729" w:rsidP="00741729">
      <w:pPr>
        <w:autoSpaceDE w:val="0"/>
        <w:autoSpaceDN w:val="0"/>
        <w:adjustRightInd w:val="0"/>
        <w:spacing w:after="0"/>
        <w:jc w:val="left"/>
        <w:rPr>
          <w:rFonts w:ascii="AdvOT596495f2" w:hAnsi="AdvOT596495f2" w:cs="AdvOT596495f2"/>
          <w:sz w:val="21"/>
          <w:szCs w:val="21"/>
          <w:lang w:val="en-IN"/>
        </w:rPr>
      </w:pPr>
      <w:r>
        <w:rPr>
          <w:rFonts w:ascii="AdvOT596495f2" w:hAnsi="AdvOT596495f2" w:cs="AdvOT596495f2"/>
          <w:sz w:val="21"/>
          <w:szCs w:val="21"/>
          <w:lang w:val="en-IN"/>
        </w:rPr>
        <w:t>[3]</w:t>
      </w:r>
      <w:r>
        <w:rPr>
          <w:rFonts w:ascii="AdvOT596495f2" w:hAnsi="AdvOT596495f2" w:cs="AdvOT596495f2"/>
          <w:sz w:val="21"/>
          <w:szCs w:val="21"/>
          <w:lang w:val="en-IN"/>
        </w:rPr>
        <w:tab/>
      </w:r>
      <w:r w:rsidRPr="00741729">
        <w:rPr>
          <w:rFonts w:ascii="AdvOT596495f2" w:hAnsi="AdvOT596495f2" w:cs="AdvOT596495f2"/>
          <w:sz w:val="21"/>
          <w:szCs w:val="21"/>
          <w:lang w:val="en-IN"/>
        </w:rPr>
        <w:t>Ni</w:t>
      </w:r>
      <w:r>
        <w:rPr>
          <w:rFonts w:ascii="AdvOT596495f2" w:hAnsi="AdvOT596495f2" w:cs="AdvOT596495f2"/>
          <w:sz w:val="21"/>
          <w:szCs w:val="21"/>
          <w:lang w:val="en-IN"/>
        </w:rPr>
        <w:t>cholas D. Laws, Brenden P. Epps</w:t>
      </w:r>
      <w:r w:rsidRPr="00741729">
        <w:rPr>
          <w:rFonts w:ascii="AdvOT596495f2" w:hAnsi="AdvOT596495f2" w:cs="AdvOT596495f2"/>
          <w:sz w:val="21"/>
          <w:szCs w:val="21"/>
          <w:lang w:val="en-IN"/>
        </w:rPr>
        <w:t xml:space="preserve">, Steven O. Peterson, Mark S. Laser, G. </w:t>
      </w:r>
      <w:proofErr w:type="spellStart"/>
      <w:r w:rsidRPr="00741729">
        <w:rPr>
          <w:rFonts w:ascii="AdvOT596495f2" w:hAnsi="AdvOT596495f2" w:cs="AdvOT596495f2"/>
          <w:sz w:val="21"/>
          <w:szCs w:val="21"/>
          <w:lang w:val="en-IN"/>
        </w:rPr>
        <w:t>Kamau</w:t>
      </w:r>
      <w:proofErr w:type="spellEnd"/>
      <w:r w:rsidRPr="00741729">
        <w:rPr>
          <w:rFonts w:ascii="AdvOT596495f2" w:hAnsi="AdvOT596495f2" w:cs="AdvOT596495f2"/>
          <w:sz w:val="21"/>
          <w:szCs w:val="21"/>
          <w:lang w:val="en-IN"/>
        </w:rPr>
        <w:t xml:space="preserve"> </w:t>
      </w:r>
      <w:proofErr w:type="spellStart"/>
      <w:r w:rsidRPr="00741729">
        <w:rPr>
          <w:rFonts w:ascii="AdvOT596495f2" w:hAnsi="AdvOT596495f2" w:cs="AdvOT596495f2"/>
          <w:sz w:val="21"/>
          <w:szCs w:val="21"/>
          <w:lang w:val="en-IN"/>
        </w:rPr>
        <w:t>Wanjiru</w:t>
      </w:r>
      <w:proofErr w:type="spellEnd"/>
      <w:r w:rsidRPr="00741729">
        <w:rPr>
          <w:rFonts w:ascii="AdvOT596495f2" w:hAnsi="AdvOT596495f2" w:cs="AdvOT596495f2"/>
          <w:sz w:val="21"/>
          <w:szCs w:val="21"/>
          <w:lang w:val="en-IN"/>
        </w:rPr>
        <w:t>, On the utility death spiral and the impact of utility rate structures on the</w:t>
      </w:r>
      <w:r>
        <w:rPr>
          <w:rFonts w:ascii="AdvOT596495f2" w:hAnsi="AdvOT596495f2" w:cs="AdvOT596495f2"/>
          <w:sz w:val="21"/>
          <w:szCs w:val="21"/>
          <w:lang w:val="en-IN"/>
        </w:rPr>
        <w:t xml:space="preserve"> </w:t>
      </w:r>
      <w:r w:rsidRPr="00741729">
        <w:rPr>
          <w:rFonts w:ascii="AdvOT596495f2" w:hAnsi="AdvOT596495f2" w:cs="AdvOT596495f2"/>
          <w:sz w:val="21"/>
          <w:szCs w:val="21"/>
          <w:lang w:val="en-IN"/>
        </w:rPr>
        <w:t>adoption of residential solar photovoltaics and energy storage, Applied Energy 185 (2017) 627–641</w:t>
      </w:r>
    </w:p>
    <w:p w14:paraId="5A941E9E" w14:textId="77777777" w:rsidR="002C5B98" w:rsidRDefault="002C5B98" w:rsidP="00741729">
      <w:pPr>
        <w:autoSpaceDE w:val="0"/>
        <w:autoSpaceDN w:val="0"/>
        <w:adjustRightInd w:val="0"/>
        <w:spacing w:after="0"/>
        <w:jc w:val="left"/>
        <w:rPr>
          <w:rFonts w:ascii="AdvOT596495f2" w:hAnsi="AdvOT596495f2" w:cs="AdvOT596495f2"/>
          <w:sz w:val="21"/>
          <w:szCs w:val="21"/>
          <w:lang w:val="en-IN"/>
        </w:rPr>
      </w:pPr>
    </w:p>
    <w:p w14:paraId="6067F1CB" w14:textId="145234E3" w:rsidR="00741729" w:rsidRDefault="00741729" w:rsidP="002C5B98">
      <w:pPr>
        <w:autoSpaceDE w:val="0"/>
        <w:autoSpaceDN w:val="0"/>
        <w:adjustRightInd w:val="0"/>
        <w:spacing w:after="0"/>
        <w:jc w:val="left"/>
        <w:rPr>
          <w:rFonts w:ascii="AdvOT596495f2" w:hAnsi="AdvOT596495f2" w:cs="AdvOT596495f2"/>
          <w:sz w:val="21"/>
          <w:szCs w:val="21"/>
          <w:lang w:val="en-IN"/>
        </w:rPr>
      </w:pPr>
      <w:r>
        <w:rPr>
          <w:rFonts w:ascii="AdvOT596495f2" w:hAnsi="AdvOT596495f2" w:cs="AdvOT596495f2"/>
          <w:sz w:val="21"/>
          <w:szCs w:val="21"/>
          <w:lang w:val="en-IN"/>
        </w:rPr>
        <w:t>[4]</w:t>
      </w:r>
      <w:r w:rsidR="002C5B98">
        <w:rPr>
          <w:rFonts w:ascii="AdvOT596495f2" w:hAnsi="AdvOT596495f2" w:cs="AdvOT596495f2"/>
          <w:sz w:val="21"/>
          <w:szCs w:val="21"/>
          <w:lang w:val="en-IN"/>
        </w:rPr>
        <w:tab/>
      </w:r>
      <w:r w:rsidR="002C5B98" w:rsidRPr="002C5B98">
        <w:rPr>
          <w:rFonts w:ascii="AdvOT596495f2" w:hAnsi="AdvOT596495f2" w:cs="AdvOT596495f2"/>
          <w:sz w:val="21"/>
          <w:szCs w:val="21"/>
          <w:lang w:val="en-IN"/>
        </w:rPr>
        <w:t>Kenneth W. Costello and Ross C. Hemphill</w:t>
      </w:r>
      <w:r w:rsidR="002C5B98">
        <w:rPr>
          <w:rFonts w:ascii="AdvOT596495f2" w:hAnsi="AdvOT596495f2" w:cs="AdvOT596495f2"/>
          <w:sz w:val="21"/>
          <w:szCs w:val="21"/>
          <w:lang w:val="en-IN"/>
        </w:rPr>
        <w:t>,</w:t>
      </w:r>
      <w:r w:rsidR="002C5B98" w:rsidRPr="002C5B98">
        <w:t xml:space="preserve"> </w:t>
      </w:r>
      <w:r w:rsidR="002C5B98" w:rsidRPr="002C5B98">
        <w:rPr>
          <w:rFonts w:ascii="AdvOT596495f2" w:hAnsi="AdvOT596495f2" w:cs="AdvOT596495f2"/>
          <w:sz w:val="21"/>
          <w:szCs w:val="21"/>
          <w:lang w:val="en-IN"/>
        </w:rPr>
        <w:t>Electric Utilities’ ‘Death Spiral’:</w:t>
      </w:r>
      <w:r w:rsidR="002C5B98">
        <w:rPr>
          <w:rFonts w:ascii="AdvOT596495f2" w:hAnsi="AdvOT596495f2" w:cs="AdvOT596495f2"/>
          <w:sz w:val="21"/>
          <w:szCs w:val="21"/>
          <w:lang w:val="en-IN"/>
        </w:rPr>
        <w:t xml:space="preserve"> </w:t>
      </w:r>
      <w:r w:rsidR="002C5B98" w:rsidRPr="002C5B98">
        <w:rPr>
          <w:rFonts w:ascii="AdvOT596495f2" w:hAnsi="AdvOT596495f2" w:cs="AdvOT596495f2"/>
          <w:sz w:val="21"/>
          <w:szCs w:val="21"/>
          <w:lang w:val="en-IN"/>
        </w:rPr>
        <w:t>Hyperbole or Reality?</w:t>
      </w:r>
      <w:r w:rsidR="002C5B98">
        <w:rPr>
          <w:rFonts w:ascii="AdvOT596495f2" w:hAnsi="AdvOT596495f2" w:cs="AdvOT596495f2"/>
          <w:sz w:val="21"/>
          <w:szCs w:val="21"/>
          <w:lang w:val="en-IN"/>
        </w:rPr>
        <w:t xml:space="preserve"> Available: </w:t>
      </w:r>
      <w:r w:rsidR="002C5B98" w:rsidRPr="002C5B98">
        <w:rPr>
          <w:rFonts w:ascii="AdvP1491" w:hAnsi="AdvP1491" w:cs="AdvP1491"/>
          <w:color w:val="0069AC"/>
          <w:sz w:val="16"/>
          <w:szCs w:val="16"/>
          <w:lang w:val="en-IN"/>
        </w:rPr>
        <w:t xml:space="preserve"> </w:t>
      </w:r>
      <w:hyperlink r:id="rId18" w:history="1">
        <w:r w:rsidR="002C5B98" w:rsidRPr="002C5B98">
          <w:rPr>
            <w:rFonts w:ascii="AdvOT596495f2" w:hAnsi="AdvOT596495f2" w:cs="AdvOT596495f2"/>
            <w:sz w:val="21"/>
            <w:szCs w:val="21"/>
            <w:lang w:val="en-IN"/>
          </w:rPr>
          <w:t>http://dx.doi.org/10.1016/j.tej.2014.09.011</w:t>
        </w:r>
      </w:hyperlink>
    </w:p>
    <w:p w14:paraId="1E04138E" w14:textId="1D6EF7F1" w:rsidR="002C5B98" w:rsidRDefault="002C5B98" w:rsidP="002C5B98">
      <w:pPr>
        <w:autoSpaceDE w:val="0"/>
        <w:autoSpaceDN w:val="0"/>
        <w:adjustRightInd w:val="0"/>
        <w:spacing w:after="0"/>
        <w:jc w:val="left"/>
        <w:rPr>
          <w:rFonts w:ascii="AdvOT596495f2" w:hAnsi="AdvOT596495f2" w:cs="AdvOT596495f2"/>
          <w:sz w:val="21"/>
          <w:szCs w:val="21"/>
          <w:lang w:val="en-IN"/>
        </w:rPr>
      </w:pPr>
    </w:p>
    <w:p w14:paraId="452AABB9" w14:textId="42048B49" w:rsidR="002C5B98" w:rsidRDefault="002C5B98" w:rsidP="002C5B98">
      <w:pPr>
        <w:autoSpaceDE w:val="0"/>
        <w:autoSpaceDN w:val="0"/>
        <w:adjustRightInd w:val="0"/>
        <w:spacing w:after="0"/>
        <w:jc w:val="left"/>
      </w:pPr>
      <w:r>
        <w:rPr>
          <w:rFonts w:ascii="AdvOT596495f2" w:hAnsi="AdvOT596495f2" w:cs="AdvOT596495f2"/>
          <w:sz w:val="21"/>
          <w:szCs w:val="21"/>
          <w:lang w:val="en-IN"/>
        </w:rPr>
        <w:t>[5]</w:t>
      </w:r>
      <w:r>
        <w:rPr>
          <w:rFonts w:ascii="AdvOT596495f2" w:hAnsi="AdvOT596495f2" w:cs="AdvOT596495f2"/>
          <w:sz w:val="21"/>
          <w:szCs w:val="21"/>
          <w:lang w:val="en-IN"/>
        </w:rPr>
        <w:tab/>
      </w:r>
      <w:r w:rsidRPr="002C5B98">
        <w:rPr>
          <w:rFonts w:ascii="AdvOT596495f2" w:hAnsi="AdvOT596495f2" w:cs="AdvOT596495f2"/>
          <w:sz w:val="21"/>
          <w:szCs w:val="21"/>
          <w:lang w:val="en-IN"/>
        </w:rPr>
        <w:t xml:space="preserve">Alejandro </w:t>
      </w:r>
      <w:proofErr w:type="spellStart"/>
      <w:r w:rsidRPr="002C5B98">
        <w:rPr>
          <w:rFonts w:ascii="AdvOT596495f2" w:hAnsi="AdvOT596495f2" w:cs="AdvOT596495f2"/>
          <w:sz w:val="21"/>
          <w:szCs w:val="21"/>
          <w:lang w:val="en-IN"/>
        </w:rPr>
        <w:t>Nuñez</w:t>
      </w:r>
      <w:proofErr w:type="spellEnd"/>
      <w:r w:rsidRPr="002C5B98">
        <w:rPr>
          <w:rFonts w:ascii="AdvOT596495f2" w:hAnsi="AdvOT596495f2" w:cs="AdvOT596495f2"/>
          <w:sz w:val="21"/>
          <w:szCs w:val="21"/>
          <w:lang w:val="en-IN"/>
        </w:rPr>
        <w:t>-Jimenez</w:t>
      </w:r>
      <w:r>
        <w:rPr>
          <w:rFonts w:ascii="AdvOT596495f2" w:hAnsi="AdvOT596495f2" w:cs="AdvOT596495f2"/>
          <w:sz w:val="21"/>
          <w:szCs w:val="21"/>
          <w:lang w:val="en-IN"/>
        </w:rPr>
        <w:t xml:space="preserve">, </w:t>
      </w:r>
      <w:r w:rsidRPr="002C5B98">
        <w:rPr>
          <w:rFonts w:ascii="AdvOT596495f2" w:hAnsi="AdvOT596495f2" w:cs="AdvOT596495f2"/>
          <w:sz w:val="21"/>
          <w:szCs w:val="21"/>
          <w:lang w:val="en-IN"/>
        </w:rPr>
        <w:t>Enhancing PV systems adoption by Swiss households, a system dynamics</w:t>
      </w:r>
      <w:r>
        <w:rPr>
          <w:rFonts w:ascii="AdvOT596495f2" w:hAnsi="AdvOT596495f2" w:cs="AdvOT596495f2"/>
          <w:sz w:val="21"/>
          <w:szCs w:val="21"/>
          <w:lang w:val="en-IN"/>
        </w:rPr>
        <w:t xml:space="preserve"> </w:t>
      </w:r>
      <w:r w:rsidRPr="002C5B98">
        <w:rPr>
          <w:rFonts w:ascii="AdvOT596495f2" w:hAnsi="AdvOT596495f2" w:cs="AdvOT596495f2"/>
          <w:sz w:val="21"/>
          <w:szCs w:val="21"/>
          <w:lang w:val="en-IN"/>
        </w:rPr>
        <w:t>policy analysis</w:t>
      </w:r>
      <w:r>
        <w:rPr>
          <w:rFonts w:ascii="AdvOT596495f2" w:hAnsi="AdvOT596495f2" w:cs="AdvOT596495f2"/>
          <w:sz w:val="21"/>
          <w:szCs w:val="21"/>
          <w:lang w:val="en-IN"/>
        </w:rPr>
        <w:t>,</w:t>
      </w:r>
      <w:r>
        <w:rPr>
          <w:rFonts w:ascii="AdvOT596495f2" w:hAnsi="AdvOT596495f2" w:cs="AdvOT596495f2"/>
          <w:sz w:val="21"/>
          <w:szCs w:val="21"/>
        </w:rPr>
        <w:t xml:space="preserve"> Semester Project at </w:t>
      </w:r>
      <w:r>
        <w:t>Chair Management of Network Industries</w:t>
      </w:r>
      <w:r w:rsidR="002919A0">
        <w:t xml:space="preserve"> under </w:t>
      </w:r>
      <w:proofErr w:type="spellStart"/>
      <w:r w:rsidR="002919A0" w:rsidRPr="002919A0">
        <w:t>Prof.</w:t>
      </w:r>
      <w:proofErr w:type="spellEnd"/>
      <w:r w:rsidR="002919A0" w:rsidRPr="002919A0">
        <w:t xml:space="preserve"> Matthias Finger</w:t>
      </w:r>
      <w:r>
        <w:t xml:space="preserve">, </w:t>
      </w:r>
      <w:proofErr w:type="spellStart"/>
      <w:r>
        <w:t>École</w:t>
      </w:r>
      <w:proofErr w:type="spellEnd"/>
      <w:r>
        <w:t xml:space="preserve"> </w:t>
      </w:r>
      <w:proofErr w:type="spellStart"/>
      <w:r>
        <w:t>Polytechnique</w:t>
      </w:r>
      <w:proofErr w:type="spellEnd"/>
      <w:r>
        <w:t xml:space="preserve"> </w:t>
      </w:r>
      <w:proofErr w:type="spellStart"/>
      <w:r>
        <w:t>Fédérale</w:t>
      </w:r>
      <w:proofErr w:type="spellEnd"/>
      <w:r>
        <w:t xml:space="preserve"> de Lausanne. Available: </w:t>
      </w:r>
      <w:hyperlink r:id="rId19" w:history="1">
        <w:r w:rsidRPr="002E0F88">
          <w:rPr>
            <w:rStyle w:val="Hyperlink"/>
          </w:rPr>
          <w:t>https://www.researchgate.net/publication/312219351</w:t>
        </w:r>
      </w:hyperlink>
    </w:p>
    <w:p w14:paraId="2318CA52" w14:textId="77777777" w:rsidR="002C5B98" w:rsidRDefault="002C5B98" w:rsidP="002C5B98">
      <w:pPr>
        <w:autoSpaceDE w:val="0"/>
        <w:autoSpaceDN w:val="0"/>
        <w:adjustRightInd w:val="0"/>
        <w:spacing w:after="0"/>
        <w:jc w:val="left"/>
      </w:pPr>
    </w:p>
    <w:p w14:paraId="308F9B2D" w14:textId="436049BC" w:rsidR="002C5B98" w:rsidRDefault="002C5B98" w:rsidP="002C5B98">
      <w:pPr>
        <w:autoSpaceDE w:val="0"/>
        <w:autoSpaceDN w:val="0"/>
        <w:adjustRightInd w:val="0"/>
        <w:spacing w:after="0"/>
        <w:jc w:val="left"/>
      </w:pPr>
      <w:r>
        <w:t>[6]</w:t>
      </w:r>
      <w:r>
        <w:tab/>
      </w:r>
      <w:proofErr w:type="spellStart"/>
      <w:r w:rsidRPr="002C5B98">
        <w:t>Stavroula</w:t>
      </w:r>
      <w:proofErr w:type="spellEnd"/>
      <w:r w:rsidRPr="002C5B98">
        <w:t xml:space="preserve"> </w:t>
      </w:r>
      <w:proofErr w:type="spellStart"/>
      <w:r w:rsidRPr="002C5B98">
        <w:t>Margelou</w:t>
      </w:r>
      <w:proofErr w:type="spellEnd"/>
      <w:r>
        <w:t xml:space="preserve">, Assessment of long term solar PV diffusion in Switzerland: Agent-based diffusion model for single family houses, Master Thesis carried out at Paul </w:t>
      </w:r>
      <w:proofErr w:type="spellStart"/>
      <w:r>
        <w:t>Scherrer</w:t>
      </w:r>
      <w:proofErr w:type="spellEnd"/>
      <w:r>
        <w:t xml:space="preserve"> </w:t>
      </w:r>
      <w:proofErr w:type="spellStart"/>
      <w:r>
        <w:t>Institut</w:t>
      </w:r>
      <w:proofErr w:type="spellEnd"/>
      <w:r>
        <w:t xml:space="preserve"> (PSI) – </w:t>
      </w:r>
      <w:proofErr w:type="spellStart"/>
      <w:r>
        <w:t>Villigen</w:t>
      </w:r>
      <w:proofErr w:type="spellEnd"/>
      <w:r>
        <w:t>, Switzerland</w:t>
      </w:r>
      <w:r w:rsidR="002919A0">
        <w:t xml:space="preserve"> under </w:t>
      </w:r>
      <w:proofErr w:type="spellStart"/>
      <w:r w:rsidR="002919A0" w:rsidRPr="002919A0">
        <w:t>Prof.</w:t>
      </w:r>
      <w:proofErr w:type="spellEnd"/>
      <w:r w:rsidR="002919A0" w:rsidRPr="002919A0">
        <w:t xml:space="preserve"> Matthias Finger (MIR)</w:t>
      </w:r>
    </w:p>
    <w:p w14:paraId="5FF97F72" w14:textId="019B2391" w:rsidR="002919A0" w:rsidRDefault="002919A0" w:rsidP="002C5B98">
      <w:pPr>
        <w:autoSpaceDE w:val="0"/>
        <w:autoSpaceDN w:val="0"/>
        <w:adjustRightInd w:val="0"/>
        <w:spacing w:after="0"/>
        <w:jc w:val="left"/>
      </w:pPr>
    </w:p>
    <w:p w14:paraId="37B01B69" w14:textId="39E26AC8" w:rsidR="002919A0" w:rsidRDefault="002919A0" w:rsidP="00C77BAE">
      <w:pPr>
        <w:autoSpaceDE w:val="0"/>
        <w:autoSpaceDN w:val="0"/>
        <w:adjustRightInd w:val="0"/>
        <w:spacing w:after="0"/>
        <w:jc w:val="left"/>
      </w:pPr>
      <w:r>
        <w:t>[7]</w:t>
      </w:r>
      <w:r>
        <w:tab/>
      </w:r>
      <w:r w:rsidR="00C77BAE">
        <w:t xml:space="preserve">Eric </w:t>
      </w:r>
      <w:proofErr w:type="spellStart"/>
      <w:r w:rsidR="00C77BAE">
        <w:t>Bonabeau</w:t>
      </w:r>
      <w:proofErr w:type="spellEnd"/>
      <w:r w:rsidR="00C77BAE">
        <w:t xml:space="preserve">, Agent-based </w:t>
      </w:r>
      <w:proofErr w:type="spellStart"/>
      <w:r w:rsidR="00C77BAE">
        <w:t>modeling</w:t>
      </w:r>
      <w:proofErr w:type="spellEnd"/>
      <w:r w:rsidR="00C77BAE">
        <w:t>: Methods and techniques for simulating human systems, 7280–7287 PNAS, May 14, 2002, vol. 99,</w:t>
      </w:r>
      <w:r w:rsidR="00C77BAE" w:rsidRPr="00C77BAE">
        <w:t xml:space="preserve"> suppl. 3</w:t>
      </w:r>
      <w:r w:rsidR="00C77BAE">
        <w:t>. Available: www.pnas.org/cgi/doi/10.1073/</w:t>
      </w:r>
      <w:r w:rsidR="00C77BAE" w:rsidRPr="00C77BAE">
        <w:t>pnas.082080899</w:t>
      </w:r>
    </w:p>
    <w:p w14:paraId="0795FDD9" w14:textId="20381612" w:rsidR="002C5B98" w:rsidRDefault="002C5B98" w:rsidP="002C5B98">
      <w:pPr>
        <w:autoSpaceDE w:val="0"/>
        <w:autoSpaceDN w:val="0"/>
        <w:adjustRightInd w:val="0"/>
        <w:spacing w:after="0"/>
        <w:ind w:firstLine="0"/>
        <w:jc w:val="left"/>
        <w:rPr>
          <w:rFonts w:ascii="AdvOT596495f2" w:hAnsi="AdvOT596495f2" w:cs="AdvOT596495f2"/>
          <w:sz w:val="21"/>
          <w:szCs w:val="21"/>
          <w:lang w:val="en-IN"/>
        </w:rPr>
      </w:pPr>
    </w:p>
    <w:p w14:paraId="157E9C54" w14:textId="77777777" w:rsidR="002C5B98" w:rsidRPr="002C5B98" w:rsidRDefault="002C5B98" w:rsidP="002C5B98">
      <w:pPr>
        <w:autoSpaceDE w:val="0"/>
        <w:autoSpaceDN w:val="0"/>
        <w:adjustRightInd w:val="0"/>
        <w:spacing w:after="0"/>
        <w:ind w:firstLine="0"/>
        <w:jc w:val="left"/>
        <w:rPr>
          <w:rFonts w:ascii="AdvOT596495f2" w:hAnsi="AdvOT596495f2" w:cs="AdvOT596495f2"/>
          <w:sz w:val="21"/>
          <w:szCs w:val="21"/>
          <w:lang w:val="en-IN"/>
        </w:rPr>
      </w:pPr>
    </w:p>
    <w:p w14:paraId="4729BA6B" w14:textId="66A7C132" w:rsidR="002C5B98" w:rsidRDefault="002C5B98" w:rsidP="002C5B98">
      <w:pPr>
        <w:autoSpaceDE w:val="0"/>
        <w:autoSpaceDN w:val="0"/>
        <w:adjustRightInd w:val="0"/>
        <w:spacing w:after="0"/>
        <w:ind w:firstLine="0"/>
        <w:jc w:val="left"/>
        <w:rPr>
          <w:rFonts w:ascii="AdvP1491" w:hAnsi="AdvP1491" w:cs="AdvP1491"/>
          <w:color w:val="0069AC"/>
          <w:sz w:val="16"/>
          <w:szCs w:val="16"/>
          <w:lang w:val="en-IN"/>
        </w:rPr>
      </w:pPr>
    </w:p>
    <w:p w14:paraId="4CAB967F" w14:textId="6422FCDF" w:rsidR="002C5B98" w:rsidRDefault="002C5B98" w:rsidP="002C5B98">
      <w:pPr>
        <w:autoSpaceDE w:val="0"/>
        <w:autoSpaceDN w:val="0"/>
        <w:adjustRightInd w:val="0"/>
        <w:spacing w:after="0"/>
        <w:ind w:firstLine="0"/>
        <w:jc w:val="left"/>
        <w:rPr>
          <w:rFonts w:ascii="AdvOT596495f2" w:hAnsi="AdvOT596495f2" w:cs="AdvOT596495f2"/>
          <w:sz w:val="21"/>
          <w:szCs w:val="21"/>
          <w:lang w:val="en-IN"/>
        </w:rPr>
      </w:pPr>
    </w:p>
    <w:p w14:paraId="2D4BE90E" w14:textId="54388318" w:rsidR="002919A0" w:rsidRDefault="002919A0" w:rsidP="002C5B98">
      <w:pPr>
        <w:autoSpaceDE w:val="0"/>
        <w:autoSpaceDN w:val="0"/>
        <w:adjustRightInd w:val="0"/>
        <w:spacing w:after="0"/>
        <w:ind w:firstLine="0"/>
        <w:jc w:val="left"/>
        <w:rPr>
          <w:rFonts w:ascii="AdvOT596495f2" w:hAnsi="AdvOT596495f2" w:cs="AdvOT596495f2"/>
          <w:sz w:val="21"/>
          <w:szCs w:val="21"/>
          <w:lang w:val="en-IN"/>
        </w:rPr>
      </w:pPr>
    </w:p>
    <w:p w14:paraId="170A14BA" w14:textId="78C9D159" w:rsidR="002919A0" w:rsidRDefault="002919A0" w:rsidP="002C5B98">
      <w:pPr>
        <w:autoSpaceDE w:val="0"/>
        <w:autoSpaceDN w:val="0"/>
        <w:adjustRightInd w:val="0"/>
        <w:spacing w:after="0"/>
        <w:ind w:firstLine="0"/>
        <w:jc w:val="left"/>
        <w:rPr>
          <w:rFonts w:ascii="AdvOT596495f2" w:hAnsi="AdvOT596495f2" w:cs="AdvOT596495f2"/>
          <w:sz w:val="21"/>
          <w:szCs w:val="21"/>
          <w:lang w:val="en-IN"/>
        </w:rPr>
      </w:pPr>
    </w:p>
    <w:p w14:paraId="717142DB" w14:textId="211ED1C2" w:rsidR="002919A0" w:rsidRDefault="002919A0" w:rsidP="002C5B98">
      <w:pPr>
        <w:autoSpaceDE w:val="0"/>
        <w:autoSpaceDN w:val="0"/>
        <w:adjustRightInd w:val="0"/>
        <w:spacing w:after="0"/>
        <w:ind w:firstLine="0"/>
        <w:jc w:val="left"/>
        <w:rPr>
          <w:rFonts w:ascii="AdvOT596495f2" w:hAnsi="AdvOT596495f2" w:cs="AdvOT596495f2"/>
          <w:sz w:val="21"/>
          <w:szCs w:val="21"/>
          <w:lang w:val="en-IN"/>
        </w:rPr>
      </w:pPr>
    </w:p>
    <w:p w14:paraId="4CA18C6A" w14:textId="07568D0B" w:rsidR="002919A0" w:rsidRDefault="002919A0" w:rsidP="002C5B98">
      <w:pPr>
        <w:autoSpaceDE w:val="0"/>
        <w:autoSpaceDN w:val="0"/>
        <w:adjustRightInd w:val="0"/>
        <w:spacing w:after="0"/>
        <w:ind w:firstLine="0"/>
        <w:jc w:val="left"/>
        <w:rPr>
          <w:rFonts w:ascii="AdvOT596495f2" w:hAnsi="AdvOT596495f2" w:cs="AdvOT596495f2"/>
          <w:sz w:val="21"/>
          <w:szCs w:val="21"/>
          <w:lang w:val="en-IN"/>
        </w:rPr>
      </w:pPr>
    </w:p>
    <w:p w14:paraId="1E6D9792" w14:textId="77777777" w:rsidR="00BE1630" w:rsidRPr="00741729" w:rsidRDefault="00BE1630" w:rsidP="002C5B98">
      <w:pPr>
        <w:autoSpaceDE w:val="0"/>
        <w:autoSpaceDN w:val="0"/>
        <w:adjustRightInd w:val="0"/>
        <w:spacing w:after="0"/>
        <w:ind w:firstLine="0"/>
        <w:jc w:val="left"/>
        <w:rPr>
          <w:rFonts w:ascii="AdvOT596495f2" w:hAnsi="AdvOT596495f2" w:cs="AdvOT596495f2"/>
          <w:sz w:val="21"/>
          <w:szCs w:val="21"/>
          <w:lang w:val="en-IN"/>
        </w:rPr>
      </w:pPr>
    </w:p>
    <w:p w14:paraId="6E517F27" w14:textId="02488AFE" w:rsidR="0052619A" w:rsidRPr="001B6CE6" w:rsidRDefault="00C12D20" w:rsidP="001B6CE6">
      <w:pPr>
        <w:pStyle w:val="Heading1"/>
      </w:pPr>
      <w:r>
        <w:t>E</w:t>
      </w:r>
      <w:r w:rsidR="0052619A" w:rsidRPr="001B6CE6">
        <w:tab/>
        <w:t>Planned Deliverables</w:t>
      </w:r>
    </w:p>
    <w:p w14:paraId="08C142D1" w14:textId="4BDD032B" w:rsidR="001B6CE6" w:rsidRDefault="0052619A" w:rsidP="00FD246C">
      <w:pPr>
        <w:ind w:left="2694" w:hanging="2694"/>
        <w:rPr>
          <w:lang w:val="en-US"/>
        </w:rPr>
      </w:pPr>
      <w:r w:rsidRPr="001B6CE6">
        <w:rPr>
          <w:b/>
          <w:lang w:val="en-US"/>
        </w:rPr>
        <w:t>Mid-term presentation:</w:t>
      </w:r>
      <w:r w:rsidR="00FD246C">
        <w:rPr>
          <w:lang w:val="en-US"/>
        </w:rPr>
        <w:tab/>
      </w:r>
      <w:r w:rsidR="002919A0" w:rsidRPr="002919A0">
        <w:rPr>
          <w:u w:val="single"/>
          <w:lang w:val="en-US"/>
        </w:rPr>
        <w:t>March Week 2/3</w:t>
      </w:r>
      <w:r w:rsidR="002919A0">
        <w:rPr>
          <w:lang w:val="en-US"/>
        </w:rPr>
        <w:t xml:space="preserve">. </w:t>
      </w:r>
      <w:r w:rsidRPr="001B6CE6">
        <w:rPr>
          <w:lang w:val="en-US"/>
        </w:rPr>
        <w:t xml:space="preserve">At the middle of the project, </w:t>
      </w:r>
      <w:r w:rsidR="001B6CE6">
        <w:rPr>
          <w:lang w:val="en-US"/>
        </w:rPr>
        <w:t>t</w:t>
      </w:r>
      <w:r w:rsidR="001B6CE6" w:rsidRPr="001B6CE6">
        <w:rPr>
          <w:lang w:val="en-US"/>
        </w:rPr>
        <w:t>he work will be presented to the supervisors and interested persons for feedback.</w:t>
      </w:r>
    </w:p>
    <w:p w14:paraId="4D97A7C9" w14:textId="3FA43AF2" w:rsidR="00FD246C" w:rsidRPr="001B6CE6" w:rsidRDefault="00FD246C" w:rsidP="00FD246C">
      <w:pPr>
        <w:ind w:left="2694" w:hanging="2694"/>
        <w:rPr>
          <w:lang w:val="en-US"/>
        </w:rPr>
      </w:pPr>
      <w:r>
        <w:rPr>
          <w:b/>
          <w:lang w:val="en-US"/>
        </w:rPr>
        <w:t>Draft</w:t>
      </w:r>
      <w:r w:rsidRPr="001B6CE6">
        <w:rPr>
          <w:b/>
          <w:lang w:val="en-US"/>
        </w:rPr>
        <w:t xml:space="preserve"> </w:t>
      </w:r>
      <w:r>
        <w:rPr>
          <w:b/>
          <w:lang w:val="en-US"/>
        </w:rPr>
        <w:t>report</w:t>
      </w:r>
      <w:r w:rsidRPr="001B6CE6">
        <w:rPr>
          <w:b/>
          <w:lang w:val="en-US"/>
        </w:rPr>
        <w:t>:</w:t>
      </w:r>
      <w:r>
        <w:rPr>
          <w:b/>
          <w:lang w:val="en-US"/>
        </w:rPr>
        <w:tab/>
      </w:r>
      <w:r w:rsidR="00C77BAE" w:rsidRPr="00C77BAE">
        <w:rPr>
          <w:u w:val="single"/>
          <w:lang w:val="en-US"/>
        </w:rPr>
        <w:t>June Week 1.</w:t>
      </w:r>
      <w:r w:rsidR="00C77BAE" w:rsidRPr="00C77BAE">
        <w:rPr>
          <w:lang w:val="en-US"/>
        </w:rPr>
        <w:t xml:space="preserve"> </w:t>
      </w:r>
      <w:r w:rsidRPr="00FD246C">
        <w:rPr>
          <w:lang w:val="en-US"/>
        </w:rPr>
        <w:t xml:space="preserve">1 week prior to the final presentation a pdf of the draft report will be sent to the supervisors. </w:t>
      </w:r>
    </w:p>
    <w:p w14:paraId="55AF477C" w14:textId="7776E45A" w:rsidR="0052619A" w:rsidRPr="001B6CE6" w:rsidRDefault="0052619A" w:rsidP="00FD246C">
      <w:pPr>
        <w:ind w:left="2694" w:hanging="2694"/>
        <w:rPr>
          <w:lang w:val="en-US"/>
        </w:rPr>
      </w:pPr>
      <w:r w:rsidRPr="001B6CE6">
        <w:rPr>
          <w:b/>
          <w:lang w:val="en-US"/>
        </w:rPr>
        <w:t>Final presentation:</w:t>
      </w:r>
      <w:r w:rsidR="00FD246C">
        <w:rPr>
          <w:lang w:val="en-US"/>
        </w:rPr>
        <w:tab/>
      </w:r>
      <w:r w:rsidR="00C77BAE" w:rsidRPr="00C77BAE">
        <w:rPr>
          <w:u w:val="single"/>
          <w:lang w:val="en-US"/>
        </w:rPr>
        <w:t>June Week 2/3</w:t>
      </w:r>
      <w:r w:rsidR="00C77BAE">
        <w:rPr>
          <w:lang w:val="en-US"/>
        </w:rPr>
        <w:t xml:space="preserve">. </w:t>
      </w:r>
      <w:r w:rsidRPr="001B6CE6">
        <w:rPr>
          <w:lang w:val="en-US"/>
        </w:rPr>
        <w:t>At the end of the project, the work will be presented to the chair during a group meeting or equivalent.</w:t>
      </w:r>
    </w:p>
    <w:p w14:paraId="5FB57EE0" w14:textId="25332D99" w:rsidR="00FD246C" w:rsidRPr="001B6CE6" w:rsidRDefault="00FD246C" w:rsidP="00FD246C">
      <w:pPr>
        <w:ind w:left="2694" w:hanging="2694"/>
        <w:rPr>
          <w:lang w:val="en-US"/>
        </w:rPr>
      </w:pPr>
      <w:r w:rsidRPr="001B6CE6">
        <w:rPr>
          <w:b/>
          <w:lang w:val="en-US"/>
        </w:rPr>
        <w:t xml:space="preserve">Final </w:t>
      </w:r>
      <w:r>
        <w:rPr>
          <w:b/>
          <w:lang w:val="en-US"/>
        </w:rPr>
        <w:t>report</w:t>
      </w:r>
      <w:r w:rsidRPr="001B6CE6">
        <w:rPr>
          <w:b/>
          <w:lang w:val="en-US"/>
        </w:rPr>
        <w:t>:</w:t>
      </w:r>
      <w:r>
        <w:rPr>
          <w:lang w:val="en-US"/>
        </w:rPr>
        <w:tab/>
      </w:r>
      <w:r w:rsidR="00C77BAE" w:rsidRPr="00C77BAE">
        <w:rPr>
          <w:u w:val="single"/>
          <w:lang w:val="en-US"/>
        </w:rPr>
        <w:t>June Week 2/3</w:t>
      </w:r>
      <w:r w:rsidR="00C77BAE">
        <w:rPr>
          <w:lang w:val="en-US"/>
        </w:rPr>
        <w:t xml:space="preserve">. </w:t>
      </w:r>
      <w:r>
        <w:rPr>
          <w:lang w:val="en-US"/>
        </w:rPr>
        <w:t xml:space="preserve">Final report </w:t>
      </w:r>
      <w:r w:rsidRPr="00FD246C">
        <w:rPr>
          <w:lang w:val="en-US"/>
        </w:rPr>
        <w:t>(PDF</w:t>
      </w:r>
      <w:r>
        <w:rPr>
          <w:lang w:val="en-US"/>
        </w:rPr>
        <w:t>, hard copy,</w:t>
      </w:r>
      <w:r w:rsidRPr="00FD246C">
        <w:rPr>
          <w:lang w:val="en-US"/>
        </w:rPr>
        <w:t xml:space="preserve"> </w:t>
      </w:r>
      <w:r>
        <w:rPr>
          <w:lang w:val="en-US"/>
        </w:rPr>
        <w:t>simulation files, …</w:t>
      </w:r>
      <w:r w:rsidRPr="00FD246C">
        <w:rPr>
          <w:lang w:val="en-US"/>
        </w:rPr>
        <w:t xml:space="preserve">) </w:t>
      </w:r>
      <w:r>
        <w:rPr>
          <w:lang w:val="en-US"/>
        </w:rPr>
        <w:t>is due on/before the end date.</w:t>
      </w:r>
    </w:p>
    <w:sectPr w:rsidR="00FD246C" w:rsidRPr="001B6CE6" w:rsidSect="006B2492">
      <w:headerReference w:type="default" r:id="rId20"/>
      <w:footerReference w:type="even" r:id="rId21"/>
      <w:footerReference w:type="default" r:id="rId22"/>
      <w:pgSz w:w="11900" w:h="16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griegod" w:date="2018-11-26T10:13:00Z" w:initials="g">
    <w:p w14:paraId="255DCB0B" w14:textId="37CA423E" w:rsidR="003A6859" w:rsidRDefault="003A6859" w:rsidP="003A6859">
      <w:pPr>
        <w:pStyle w:val="CommentText"/>
        <w:ind w:left="0" w:firstLine="0"/>
      </w:pPr>
      <w:bookmarkStart w:id="1" w:name="_GoBack"/>
      <w:bookmarkEnd w:id="1"/>
      <w:r>
        <w:rPr>
          <w:rStyle w:val="CommentReference"/>
        </w:rPr>
        <w:annotationRef/>
      </w:r>
      <w:r>
        <w:t>I think that one</w:t>
      </w:r>
      <w:r w:rsidR="006059E8">
        <w:t xml:space="preserve"> scenario should </w:t>
      </w:r>
      <w:r>
        <w:t xml:space="preserve">be </w:t>
      </w:r>
      <w:r w:rsidR="006059E8">
        <w:t>individual decision making versus collective decision making (</w:t>
      </w:r>
      <w:proofErr w:type="spellStart"/>
      <w:r w:rsidR="006059E8">
        <w:t>ie</w:t>
      </w:r>
      <w:proofErr w:type="spellEnd"/>
      <w:r w:rsidR="006059E8">
        <w:t xml:space="preserve"> community). </w:t>
      </w:r>
      <w:r>
        <w:t xml:space="preserve"> </w:t>
      </w:r>
      <w:r w:rsidR="006059E8">
        <w:t xml:space="preserve">Can include this in the Methods section below. </w:t>
      </w:r>
    </w:p>
  </w:comment>
  <w:comment w:id="5" w:author="griegod" w:date="2018-11-26T10:05:00Z" w:initials="g">
    <w:p w14:paraId="007718D5" w14:textId="02878DF6" w:rsidR="003A6859" w:rsidRDefault="003A6859" w:rsidP="003A6859">
      <w:pPr>
        <w:pStyle w:val="CommentText"/>
      </w:pPr>
      <w:r>
        <w:t xml:space="preserve">I would make this </w:t>
      </w:r>
      <w:r>
        <w:rPr>
          <w:rStyle w:val="CommentReference"/>
        </w:rPr>
        <w:annotationRef/>
      </w:r>
      <w:r>
        <w:t xml:space="preserve">your methods section and perhaps include a schematic for how exactly you will merge the Alt-Wiedikon energy model. Had I not read that previous paper I would not fully understand exactly how you would do this. Show which variables you need from the Wiedikon model in your ABM and how you plan to display the results (GIS for example). </w:t>
      </w:r>
    </w:p>
  </w:comment>
  <w:comment w:id="6" w:author="griegod" w:date="2018-11-26T10:24:00Z" w:initials="g">
    <w:p w14:paraId="6082AC52" w14:textId="343396C5" w:rsidR="006059E8" w:rsidRDefault="006059E8" w:rsidP="006059E8">
      <w:pPr>
        <w:pStyle w:val="CommentText"/>
        <w:ind w:left="0" w:firstLine="0"/>
      </w:pPr>
      <w:r>
        <w:rPr>
          <w:rStyle w:val="CommentReference"/>
        </w:rPr>
        <w:annotationRef/>
      </w:r>
      <w:r>
        <w:t>I would recommend that you shorten the literature review and data collection list</w:t>
      </w:r>
      <w:r w:rsidR="00191ED5">
        <w:t xml:space="preserve"> (even if this is all accurate) </w:t>
      </w:r>
    </w:p>
  </w:comment>
  <w:comment w:id="25" w:author="griegod" w:date="2018-11-26T10:26:00Z" w:initials="g">
    <w:p w14:paraId="7C3D43B1" w14:textId="0C86C05F" w:rsidR="00191ED5" w:rsidRDefault="00191ED5">
      <w:pPr>
        <w:pStyle w:val="CommentText"/>
      </w:pPr>
      <w:r>
        <w:rPr>
          <w:rStyle w:val="CommentReference"/>
        </w:rPr>
        <w:annotationRef/>
      </w:r>
      <w:r>
        <w:t>Seems realistic and like a good plan</w:t>
      </w:r>
    </w:p>
  </w:comment>
  <w:comment w:id="26" w:author="griegod" w:date="2018-11-26T10:30:00Z" w:initials="g">
    <w:p w14:paraId="2CF8823C" w14:textId="33E5A87C" w:rsidR="00191ED5" w:rsidRDefault="00191ED5" w:rsidP="00191ED5">
      <w:pPr>
        <w:pStyle w:val="CommentText"/>
        <w:ind w:left="0" w:firstLine="0"/>
      </w:pPr>
      <w:r>
        <w:rPr>
          <w:rStyle w:val="CommentReference"/>
        </w:rPr>
        <w:annotationRef/>
      </w:r>
      <w:r>
        <w:t>State your contribution…policy recommendations so that utilities can work harmoniously with distributed PV adopters….</w:t>
      </w:r>
      <w:r w:rsidR="00B50BE5">
        <w:t xml:space="preserve"> Perhaps this already exists what makes yours different/new?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55DCB0B" w15:done="0"/>
  <w15:commentEx w15:paraId="007718D5" w15:done="0"/>
  <w15:commentEx w15:paraId="6082AC52" w15:done="0"/>
  <w15:commentEx w15:paraId="7C3D43B1" w15:done="0"/>
  <w15:commentEx w15:paraId="2CF8823C"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3A7E4C" w14:textId="77777777" w:rsidR="00AF35B0" w:rsidRDefault="00AF35B0" w:rsidP="001B6CE6">
      <w:r>
        <w:separator/>
      </w:r>
    </w:p>
    <w:p w14:paraId="290C1369" w14:textId="77777777" w:rsidR="00AF35B0" w:rsidRDefault="00AF35B0" w:rsidP="001B6CE6"/>
  </w:endnote>
  <w:endnote w:type="continuationSeparator" w:id="0">
    <w:p w14:paraId="013243E2" w14:textId="77777777" w:rsidR="00AF35B0" w:rsidRDefault="00AF35B0" w:rsidP="001B6CE6">
      <w:r>
        <w:continuationSeparator/>
      </w:r>
    </w:p>
    <w:p w14:paraId="0062E00A" w14:textId="77777777" w:rsidR="00AF35B0" w:rsidRDefault="00AF35B0" w:rsidP="001B6CE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dvOT596495f2">
    <w:altName w:val="Cambria"/>
    <w:panose1 w:val="00000000000000000000"/>
    <w:charset w:val="00"/>
    <w:family w:val="roman"/>
    <w:notTrueType/>
    <w:pitch w:val="default"/>
    <w:sig w:usb0="00000003" w:usb1="00000000" w:usb2="00000000" w:usb3="00000000" w:csb0="00000001" w:csb1="00000000"/>
  </w:font>
  <w:font w:name="AdvP1491">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468EB2" w14:textId="77777777" w:rsidR="00E90043" w:rsidRDefault="00E90043" w:rsidP="001B6CE6">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7FDD4A81" w14:textId="77777777" w:rsidR="00E90043" w:rsidRPr="00977862" w:rsidRDefault="00AF35B0" w:rsidP="001B6CE6">
    <w:pPr>
      <w:pStyle w:val="Footer"/>
      <w:rPr>
        <w:lang w:val="nb-NO"/>
      </w:rPr>
    </w:pPr>
    <w:sdt>
      <w:sdtPr>
        <w:id w:val="969400743"/>
        <w:placeholder>
          <w:docPart w:val="B1E68488A80BA245B81AFB4DE28AA7FE"/>
        </w:placeholder>
        <w:temporary/>
        <w:showingPlcHdr/>
      </w:sdtPr>
      <w:sdtEndPr/>
      <w:sdtContent>
        <w:r w:rsidR="00E90043">
          <w:rPr>
            <w:lang w:val="nl-NL"/>
          </w:rPr>
          <w:t>[Geef de tekst op]</w:t>
        </w:r>
      </w:sdtContent>
    </w:sdt>
    <w:r w:rsidR="00E90043">
      <w:ptab w:relativeTo="margin" w:alignment="center" w:leader="none"/>
    </w:r>
    <w:sdt>
      <w:sdtPr>
        <w:id w:val="969400748"/>
        <w:placeholder>
          <w:docPart w:val="53105D1CB9DF744BAEEDFC3AA5BB1ED4"/>
        </w:placeholder>
        <w:temporary/>
        <w:showingPlcHdr/>
      </w:sdtPr>
      <w:sdtEndPr/>
      <w:sdtContent>
        <w:r w:rsidR="00E90043">
          <w:rPr>
            <w:lang w:val="nl-NL"/>
          </w:rPr>
          <w:t>[Geef de tekst op]</w:t>
        </w:r>
      </w:sdtContent>
    </w:sdt>
    <w:r w:rsidR="00E90043">
      <w:ptab w:relativeTo="margin" w:alignment="right" w:leader="none"/>
    </w:r>
    <w:sdt>
      <w:sdtPr>
        <w:id w:val="969400753"/>
        <w:placeholder>
          <w:docPart w:val="23D4757E3D9EF34B917E694F37EF5573"/>
        </w:placeholder>
        <w:temporary/>
        <w:showingPlcHdr/>
      </w:sdtPr>
      <w:sdtEndPr/>
      <w:sdtContent>
        <w:r w:rsidR="00E90043">
          <w:rPr>
            <w:lang w:val="nl-NL"/>
          </w:rPr>
          <w:t>[Geef de tekst op]</w:t>
        </w:r>
      </w:sdtContent>
    </w:sdt>
  </w:p>
  <w:p w14:paraId="1378770E" w14:textId="77777777" w:rsidR="00A83C73" w:rsidRPr="00C77D89" w:rsidRDefault="00A83C73" w:rsidP="001B6CE6">
    <w:pPr>
      <w:rPr>
        <w:lang w:val="fr-F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CB354" w14:textId="6A3E58D8" w:rsidR="00FD246C" w:rsidRPr="00807DD7" w:rsidRDefault="0052619A" w:rsidP="00FD246C">
    <w:pPr>
      <w:pStyle w:val="Footer"/>
      <w:rPr>
        <w:rStyle w:val="PageNumber"/>
        <w:sz w:val="16"/>
        <w:szCs w:val="16"/>
      </w:rPr>
    </w:pPr>
    <w:r>
      <w:t>Research plan</w:t>
    </w:r>
    <w:r w:rsidR="00E90043" w:rsidRPr="00807DD7">
      <w:t xml:space="preserve"> </w:t>
    </w:r>
    <w:r w:rsidR="00E90043">
      <w:t>[</w:t>
    </w:r>
    <w:r w:rsidR="006C4637">
      <w:t>Prakhar Mehta</w:t>
    </w:r>
    <w:r w:rsidR="00E90043">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F4D8E4" w14:textId="77777777" w:rsidR="00AF35B0" w:rsidRDefault="00AF35B0" w:rsidP="001B6CE6">
      <w:r>
        <w:separator/>
      </w:r>
    </w:p>
    <w:p w14:paraId="653191CC" w14:textId="77777777" w:rsidR="00AF35B0" w:rsidRDefault="00AF35B0" w:rsidP="001B6CE6"/>
  </w:footnote>
  <w:footnote w:type="continuationSeparator" w:id="0">
    <w:p w14:paraId="26E2332D" w14:textId="77777777" w:rsidR="00AF35B0" w:rsidRDefault="00AF35B0" w:rsidP="001B6CE6">
      <w:r>
        <w:continuationSeparator/>
      </w:r>
    </w:p>
    <w:p w14:paraId="4ED20603" w14:textId="77777777" w:rsidR="00AF35B0" w:rsidRDefault="00AF35B0" w:rsidP="001B6CE6"/>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F19D7B" w14:textId="62B4E573" w:rsidR="00E90043" w:rsidRPr="007171EB" w:rsidRDefault="00E90043" w:rsidP="001B6CE6">
    <w:pPr>
      <w:spacing w:after="0"/>
      <w:ind w:left="697" w:hanging="697"/>
      <w:jc w:val="right"/>
      <w:rPr>
        <w:lang w:val="en-US"/>
      </w:rPr>
    </w:pPr>
    <w:r>
      <w:rPr>
        <w:rFonts w:ascii="Helvetica" w:hAnsi="Helvetica" w:cs="Helvetica"/>
        <w:noProof/>
        <w:lang w:val="en-US" w:eastAsia="en-US"/>
      </w:rPr>
      <w:drawing>
        <wp:anchor distT="0" distB="0" distL="114300" distR="114300" simplePos="0" relativeHeight="251659264" behindDoc="0" locked="0" layoutInCell="1" allowOverlap="1" wp14:anchorId="6594A277" wp14:editId="48AC9553">
          <wp:simplePos x="0" y="0"/>
          <wp:positionH relativeFrom="margin">
            <wp:align>left</wp:align>
          </wp:positionH>
          <wp:positionV relativeFrom="paragraph">
            <wp:posOffset>8255</wp:posOffset>
          </wp:positionV>
          <wp:extent cx="1645920" cy="425196"/>
          <wp:effectExtent l="0" t="0" r="0" b="0"/>
          <wp:wrapNone/>
          <wp:docPr id="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9655" cy="428744"/>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US"/>
      </w:rPr>
      <w:t>Chair of Architecture and Building Systems</w:t>
    </w:r>
  </w:p>
  <w:p w14:paraId="0BAD4A61" w14:textId="5C29EEEC" w:rsidR="00E90043" w:rsidRPr="001567B7" w:rsidRDefault="00E90043" w:rsidP="001B6CE6">
    <w:pPr>
      <w:spacing w:after="0"/>
      <w:ind w:left="697" w:hanging="697"/>
      <w:jc w:val="right"/>
      <w:rPr>
        <w:lang w:val="de-CH"/>
      </w:rPr>
    </w:pPr>
    <w:r w:rsidRPr="001567B7">
      <w:rPr>
        <w:lang w:val="de-CH"/>
      </w:rPr>
      <w:t>Stefano-Franscini-Platz 1 / HIB E</w:t>
    </w:r>
    <w:r>
      <w:rPr>
        <w:lang w:val="de-CH"/>
      </w:rPr>
      <w:t>35</w:t>
    </w:r>
  </w:p>
  <w:p w14:paraId="23CF5EB0" w14:textId="7E8944F8" w:rsidR="00E90043" w:rsidRPr="00BE2C1E" w:rsidRDefault="00E90043" w:rsidP="001B6CE6">
    <w:pPr>
      <w:spacing w:after="0"/>
      <w:ind w:left="697" w:hanging="697"/>
      <w:jc w:val="right"/>
      <w:rPr>
        <w:lang w:val="de-CH"/>
      </w:rPr>
    </w:pPr>
    <w:r w:rsidRPr="002F3304">
      <w:rPr>
        <w:lang w:val="de-CH"/>
      </w:rPr>
      <w:t xml:space="preserve">CH –8093 Zürich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937EC0"/>
    <w:multiLevelType w:val="hybridMultilevel"/>
    <w:tmpl w:val="D84A4606"/>
    <w:lvl w:ilvl="0" w:tplc="4009000F">
      <w:start w:val="1"/>
      <w:numFmt w:val="decimal"/>
      <w:lvlText w:val="%1."/>
      <w:lvlJc w:val="left"/>
      <w:pPr>
        <w:ind w:left="729" w:hanging="360"/>
      </w:pPr>
    </w:lvl>
    <w:lvl w:ilvl="1" w:tplc="40090019">
      <w:start w:val="1"/>
      <w:numFmt w:val="lowerLetter"/>
      <w:lvlText w:val="%2."/>
      <w:lvlJc w:val="left"/>
      <w:pPr>
        <w:ind w:left="1449" w:hanging="360"/>
      </w:pPr>
    </w:lvl>
    <w:lvl w:ilvl="2" w:tplc="4009001B" w:tentative="1">
      <w:start w:val="1"/>
      <w:numFmt w:val="lowerRoman"/>
      <w:lvlText w:val="%3."/>
      <w:lvlJc w:val="right"/>
      <w:pPr>
        <w:ind w:left="2169" w:hanging="180"/>
      </w:pPr>
    </w:lvl>
    <w:lvl w:ilvl="3" w:tplc="4009000F" w:tentative="1">
      <w:start w:val="1"/>
      <w:numFmt w:val="decimal"/>
      <w:lvlText w:val="%4."/>
      <w:lvlJc w:val="left"/>
      <w:pPr>
        <w:ind w:left="2889" w:hanging="360"/>
      </w:pPr>
    </w:lvl>
    <w:lvl w:ilvl="4" w:tplc="40090019" w:tentative="1">
      <w:start w:val="1"/>
      <w:numFmt w:val="lowerLetter"/>
      <w:lvlText w:val="%5."/>
      <w:lvlJc w:val="left"/>
      <w:pPr>
        <w:ind w:left="3609" w:hanging="360"/>
      </w:pPr>
    </w:lvl>
    <w:lvl w:ilvl="5" w:tplc="4009001B" w:tentative="1">
      <w:start w:val="1"/>
      <w:numFmt w:val="lowerRoman"/>
      <w:lvlText w:val="%6."/>
      <w:lvlJc w:val="right"/>
      <w:pPr>
        <w:ind w:left="4329" w:hanging="180"/>
      </w:pPr>
    </w:lvl>
    <w:lvl w:ilvl="6" w:tplc="4009000F" w:tentative="1">
      <w:start w:val="1"/>
      <w:numFmt w:val="decimal"/>
      <w:lvlText w:val="%7."/>
      <w:lvlJc w:val="left"/>
      <w:pPr>
        <w:ind w:left="5049" w:hanging="360"/>
      </w:pPr>
    </w:lvl>
    <w:lvl w:ilvl="7" w:tplc="40090019" w:tentative="1">
      <w:start w:val="1"/>
      <w:numFmt w:val="lowerLetter"/>
      <w:lvlText w:val="%8."/>
      <w:lvlJc w:val="left"/>
      <w:pPr>
        <w:ind w:left="5769" w:hanging="360"/>
      </w:pPr>
    </w:lvl>
    <w:lvl w:ilvl="8" w:tplc="4009001B" w:tentative="1">
      <w:start w:val="1"/>
      <w:numFmt w:val="lowerRoman"/>
      <w:lvlText w:val="%9."/>
      <w:lvlJc w:val="right"/>
      <w:pPr>
        <w:ind w:left="6489" w:hanging="180"/>
      </w:pPr>
    </w:lvl>
  </w:abstractNum>
  <w:abstractNum w:abstractNumId="1" w15:restartNumberingAfterBreak="0">
    <w:nsid w:val="347059FE"/>
    <w:multiLevelType w:val="hybridMultilevel"/>
    <w:tmpl w:val="48460334"/>
    <w:lvl w:ilvl="0" w:tplc="4009000F">
      <w:start w:val="1"/>
      <w:numFmt w:val="decimal"/>
      <w:lvlText w:val="%1."/>
      <w:lvlJc w:val="left"/>
      <w:pPr>
        <w:ind w:left="720" w:hanging="360"/>
      </w:pPr>
      <w:rPr>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956FB8"/>
    <w:multiLevelType w:val="hybridMultilevel"/>
    <w:tmpl w:val="2E249320"/>
    <w:lvl w:ilvl="0" w:tplc="9E14F470">
      <w:start w:val="1"/>
      <w:numFmt w:val="decimal"/>
      <w:pStyle w:val="ListParagraph"/>
      <w:lvlText w:val="%1."/>
      <w:lvlJc w:val="left"/>
      <w:pPr>
        <w:ind w:left="502" w:hanging="360"/>
      </w:pPr>
    </w:lvl>
    <w:lvl w:ilvl="1" w:tplc="FC588736">
      <w:start w:val="1"/>
      <w:numFmt w:val="lowerLetter"/>
      <w:lvlText w:val="%2)"/>
      <w:lvlJc w:val="left"/>
      <w:pPr>
        <w:ind w:left="1080" w:hanging="360"/>
      </w:pPr>
      <w:rPr>
        <w:rFonts w:hint="default"/>
        <w:b/>
      </w:rPr>
    </w:lvl>
    <w:lvl w:ilvl="2" w:tplc="0807001B">
      <w:start w:val="1"/>
      <w:numFmt w:val="lowerRoman"/>
      <w:lvlText w:val="%3."/>
      <w:lvlJc w:val="right"/>
      <w:pPr>
        <w:ind w:left="1800" w:hanging="180"/>
      </w:pPr>
    </w:lvl>
    <w:lvl w:ilvl="3" w:tplc="0807000F">
      <w:start w:val="1"/>
      <w:numFmt w:val="decimal"/>
      <w:lvlText w:val="%4."/>
      <w:lvlJc w:val="left"/>
      <w:pPr>
        <w:ind w:left="2520" w:hanging="360"/>
      </w:pPr>
    </w:lvl>
    <w:lvl w:ilvl="4" w:tplc="08070019">
      <w:start w:val="1"/>
      <w:numFmt w:val="lowerLetter"/>
      <w:lvlText w:val="%5."/>
      <w:lvlJc w:val="left"/>
      <w:pPr>
        <w:ind w:left="3240" w:hanging="360"/>
      </w:pPr>
    </w:lvl>
    <w:lvl w:ilvl="5" w:tplc="0807001B">
      <w:start w:val="1"/>
      <w:numFmt w:val="lowerRoman"/>
      <w:lvlText w:val="%6."/>
      <w:lvlJc w:val="right"/>
      <w:pPr>
        <w:ind w:left="3960" w:hanging="180"/>
      </w:pPr>
    </w:lvl>
    <w:lvl w:ilvl="6" w:tplc="0807000F">
      <w:start w:val="1"/>
      <w:numFmt w:val="decimal"/>
      <w:lvlText w:val="%7."/>
      <w:lvlJc w:val="left"/>
      <w:pPr>
        <w:ind w:left="4680" w:hanging="360"/>
      </w:pPr>
    </w:lvl>
    <w:lvl w:ilvl="7" w:tplc="08070019">
      <w:start w:val="1"/>
      <w:numFmt w:val="lowerLetter"/>
      <w:lvlText w:val="%8."/>
      <w:lvlJc w:val="left"/>
      <w:pPr>
        <w:ind w:left="5400" w:hanging="360"/>
      </w:pPr>
    </w:lvl>
    <w:lvl w:ilvl="8" w:tplc="0807001B">
      <w:start w:val="1"/>
      <w:numFmt w:val="lowerRoman"/>
      <w:lvlText w:val="%9."/>
      <w:lvlJc w:val="right"/>
      <w:pPr>
        <w:ind w:left="6120" w:hanging="180"/>
      </w:pPr>
    </w:lvl>
  </w:abstractNum>
  <w:abstractNum w:abstractNumId="3" w15:restartNumberingAfterBreak="0">
    <w:nsid w:val="42F43AC6"/>
    <w:multiLevelType w:val="hybridMultilevel"/>
    <w:tmpl w:val="72045DF4"/>
    <w:lvl w:ilvl="0" w:tplc="6E040C8A">
      <w:start w:val="1"/>
      <w:numFmt w:val="decimal"/>
      <w:lvlText w:val="%1."/>
      <w:lvlJc w:val="left"/>
      <w:pPr>
        <w:ind w:left="369" w:hanging="360"/>
      </w:pPr>
      <w:rPr>
        <w:rFonts w:hint="default"/>
      </w:rPr>
    </w:lvl>
    <w:lvl w:ilvl="1" w:tplc="40090019" w:tentative="1">
      <w:start w:val="1"/>
      <w:numFmt w:val="lowerLetter"/>
      <w:lvlText w:val="%2."/>
      <w:lvlJc w:val="left"/>
      <w:pPr>
        <w:ind w:left="1089" w:hanging="360"/>
      </w:pPr>
    </w:lvl>
    <w:lvl w:ilvl="2" w:tplc="4009001B" w:tentative="1">
      <w:start w:val="1"/>
      <w:numFmt w:val="lowerRoman"/>
      <w:lvlText w:val="%3."/>
      <w:lvlJc w:val="right"/>
      <w:pPr>
        <w:ind w:left="1809" w:hanging="180"/>
      </w:pPr>
    </w:lvl>
    <w:lvl w:ilvl="3" w:tplc="4009000F" w:tentative="1">
      <w:start w:val="1"/>
      <w:numFmt w:val="decimal"/>
      <w:lvlText w:val="%4."/>
      <w:lvlJc w:val="left"/>
      <w:pPr>
        <w:ind w:left="2529" w:hanging="360"/>
      </w:pPr>
    </w:lvl>
    <w:lvl w:ilvl="4" w:tplc="40090019" w:tentative="1">
      <w:start w:val="1"/>
      <w:numFmt w:val="lowerLetter"/>
      <w:lvlText w:val="%5."/>
      <w:lvlJc w:val="left"/>
      <w:pPr>
        <w:ind w:left="3249" w:hanging="360"/>
      </w:pPr>
    </w:lvl>
    <w:lvl w:ilvl="5" w:tplc="4009001B" w:tentative="1">
      <w:start w:val="1"/>
      <w:numFmt w:val="lowerRoman"/>
      <w:lvlText w:val="%6."/>
      <w:lvlJc w:val="right"/>
      <w:pPr>
        <w:ind w:left="3969" w:hanging="180"/>
      </w:pPr>
    </w:lvl>
    <w:lvl w:ilvl="6" w:tplc="4009000F" w:tentative="1">
      <w:start w:val="1"/>
      <w:numFmt w:val="decimal"/>
      <w:lvlText w:val="%7."/>
      <w:lvlJc w:val="left"/>
      <w:pPr>
        <w:ind w:left="4689" w:hanging="360"/>
      </w:pPr>
    </w:lvl>
    <w:lvl w:ilvl="7" w:tplc="40090019" w:tentative="1">
      <w:start w:val="1"/>
      <w:numFmt w:val="lowerLetter"/>
      <w:lvlText w:val="%8."/>
      <w:lvlJc w:val="left"/>
      <w:pPr>
        <w:ind w:left="5409" w:hanging="360"/>
      </w:pPr>
    </w:lvl>
    <w:lvl w:ilvl="8" w:tplc="4009001B" w:tentative="1">
      <w:start w:val="1"/>
      <w:numFmt w:val="lowerRoman"/>
      <w:lvlText w:val="%9."/>
      <w:lvlJc w:val="right"/>
      <w:pPr>
        <w:ind w:left="6129" w:hanging="180"/>
      </w:pPr>
    </w:lvl>
  </w:abstractNum>
  <w:abstractNum w:abstractNumId="4" w15:restartNumberingAfterBreak="0">
    <w:nsid w:val="5C9D2FA3"/>
    <w:multiLevelType w:val="hybridMultilevel"/>
    <w:tmpl w:val="82A80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751029"/>
    <w:multiLevelType w:val="hybridMultilevel"/>
    <w:tmpl w:val="74B0F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D876CC"/>
    <w:multiLevelType w:val="hybridMultilevel"/>
    <w:tmpl w:val="640A2A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E655C43"/>
    <w:multiLevelType w:val="hybridMultilevel"/>
    <w:tmpl w:val="968CE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7"/>
  </w:num>
  <w:num w:numId="5">
    <w:abstractNumId w:val="2"/>
  </w:num>
  <w:num w:numId="6">
    <w:abstractNumId w:val="3"/>
  </w:num>
  <w:num w:numId="7">
    <w:abstractNumId w:val="1"/>
  </w:num>
  <w:num w:numId="8">
    <w:abstractNumId w:val="6"/>
  </w:num>
  <w:num w:numId="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griegod">
    <w15:presenceInfo w15:providerId="None" w15:userId="griego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embedSystemFonts/>
  <w:proofState w:spelling="clean" w:grammar="clean"/>
  <w:trackRevisions/>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FLIR_DOCUMENT_ID" w:val="306784d1-01a7-485d-b57b-1b25c554e382"/>
  </w:docVars>
  <w:rsids>
    <w:rsidRoot w:val="007171EB"/>
    <w:rsid w:val="00006703"/>
    <w:rsid w:val="000163AA"/>
    <w:rsid w:val="00017D6D"/>
    <w:rsid w:val="00024470"/>
    <w:rsid w:val="000258A0"/>
    <w:rsid w:val="00041959"/>
    <w:rsid w:val="00042E35"/>
    <w:rsid w:val="000459B0"/>
    <w:rsid w:val="000526C4"/>
    <w:rsid w:val="00067A3D"/>
    <w:rsid w:val="00076062"/>
    <w:rsid w:val="00077F63"/>
    <w:rsid w:val="00080807"/>
    <w:rsid w:val="00081895"/>
    <w:rsid w:val="000818CC"/>
    <w:rsid w:val="000946C2"/>
    <w:rsid w:val="000A17B6"/>
    <w:rsid w:val="000A3480"/>
    <w:rsid w:val="000A6534"/>
    <w:rsid w:val="000B3767"/>
    <w:rsid w:val="000C2BFA"/>
    <w:rsid w:val="000C4CD0"/>
    <w:rsid w:val="000D538E"/>
    <w:rsid w:val="000D7975"/>
    <w:rsid w:val="000E7476"/>
    <w:rsid w:val="000F07C9"/>
    <w:rsid w:val="000F2151"/>
    <w:rsid w:val="000F2A05"/>
    <w:rsid w:val="00100DA4"/>
    <w:rsid w:val="00115F64"/>
    <w:rsid w:val="001236B4"/>
    <w:rsid w:val="00126ACD"/>
    <w:rsid w:val="00127E17"/>
    <w:rsid w:val="00130823"/>
    <w:rsid w:val="00131FF7"/>
    <w:rsid w:val="0013461C"/>
    <w:rsid w:val="0013704D"/>
    <w:rsid w:val="001448EB"/>
    <w:rsid w:val="00153310"/>
    <w:rsid w:val="001567B7"/>
    <w:rsid w:val="0016155A"/>
    <w:rsid w:val="001623A1"/>
    <w:rsid w:val="00191ED5"/>
    <w:rsid w:val="00192FF2"/>
    <w:rsid w:val="001A69AF"/>
    <w:rsid w:val="001A7E16"/>
    <w:rsid w:val="001B0835"/>
    <w:rsid w:val="001B6CE6"/>
    <w:rsid w:val="001C7362"/>
    <w:rsid w:val="001D27E0"/>
    <w:rsid w:val="001D2B36"/>
    <w:rsid w:val="001D4319"/>
    <w:rsid w:val="001D7F48"/>
    <w:rsid w:val="001E007A"/>
    <w:rsid w:val="002013F2"/>
    <w:rsid w:val="00205368"/>
    <w:rsid w:val="00207524"/>
    <w:rsid w:val="00207730"/>
    <w:rsid w:val="00217FF0"/>
    <w:rsid w:val="0022154A"/>
    <w:rsid w:val="002238CF"/>
    <w:rsid w:val="00227703"/>
    <w:rsid w:val="00230F31"/>
    <w:rsid w:val="00233F4A"/>
    <w:rsid w:val="002358CB"/>
    <w:rsid w:val="00236205"/>
    <w:rsid w:val="0024261F"/>
    <w:rsid w:val="00254B61"/>
    <w:rsid w:val="002557BF"/>
    <w:rsid w:val="00255B30"/>
    <w:rsid w:val="00261821"/>
    <w:rsid w:val="00280FD3"/>
    <w:rsid w:val="00287D18"/>
    <w:rsid w:val="0029075B"/>
    <w:rsid w:val="002919A0"/>
    <w:rsid w:val="00297ACB"/>
    <w:rsid w:val="002A49AF"/>
    <w:rsid w:val="002B2FEF"/>
    <w:rsid w:val="002B4568"/>
    <w:rsid w:val="002C569A"/>
    <w:rsid w:val="002C5B98"/>
    <w:rsid w:val="002D3082"/>
    <w:rsid w:val="002E0BF4"/>
    <w:rsid w:val="002E5126"/>
    <w:rsid w:val="002F0084"/>
    <w:rsid w:val="002F3304"/>
    <w:rsid w:val="002F3DB0"/>
    <w:rsid w:val="00300B6B"/>
    <w:rsid w:val="003145BF"/>
    <w:rsid w:val="00314B2E"/>
    <w:rsid w:val="0032434C"/>
    <w:rsid w:val="00325DC9"/>
    <w:rsid w:val="00330028"/>
    <w:rsid w:val="003361A8"/>
    <w:rsid w:val="003417A3"/>
    <w:rsid w:val="0034556D"/>
    <w:rsid w:val="00346295"/>
    <w:rsid w:val="00350567"/>
    <w:rsid w:val="00354FAF"/>
    <w:rsid w:val="00371111"/>
    <w:rsid w:val="00376A3D"/>
    <w:rsid w:val="00396BB6"/>
    <w:rsid w:val="003A1B3F"/>
    <w:rsid w:val="003A6859"/>
    <w:rsid w:val="003A71E5"/>
    <w:rsid w:val="003B2E52"/>
    <w:rsid w:val="003C32A7"/>
    <w:rsid w:val="003D4391"/>
    <w:rsid w:val="003D4504"/>
    <w:rsid w:val="003E10C8"/>
    <w:rsid w:val="003F6C36"/>
    <w:rsid w:val="004013C2"/>
    <w:rsid w:val="00401CAE"/>
    <w:rsid w:val="00401D45"/>
    <w:rsid w:val="00402229"/>
    <w:rsid w:val="00421B77"/>
    <w:rsid w:val="00424A1D"/>
    <w:rsid w:val="004277F9"/>
    <w:rsid w:val="00427BC6"/>
    <w:rsid w:val="004320CB"/>
    <w:rsid w:val="00441601"/>
    <w:rsid w:val="00446C15"/>
    <w:rsid w:val="0045111F"/>
    <w:rsid w:val="00452B10"/>
    <w:rsid w:val="00453761"/>
    <w:rsid w:val="004606FC"/>
    <w:rsid w:val="004747DD"/>
    <w:rsid w:val="00474E89"/>
    <w:rsid w:val="00477B1F"/>
    <w:rsid w:val="00482F03"/>
    <w:rsid w:val="0048534E"/>
    <w:rsid w:val="0049273B"/>
    <w:rsid w:val="004A3867"/>
    <w:rsid w:val="004B1605"/>
    <w:rsid w:val="004B5C02"/>
    <w:rsid w:val="004C148A"/>
    <w:rsid w:val="004C6986"/>
    <w:rsid w:val="004D5403"/>
    <w:rsid w:val="004E26A2"/>
    <w:rsid w:val="004E3272"/>
    <w:rsid w:val="004E327C"/>
    <w:rsid w:val="004E3674"/>
    <w:rsid w:val="004F23F9"/>
    <w:rsid w:val="004F7D8E"/>
    <w:rsid w:val="00503D1E"/>
    <w:rsid w:val="005044F2"/>
    <w:rsid w:val="005055B9"/>
    <w:rsid w:val="0051022D"/>
    <w:rsid w:val="00510388"/>
    <w:rsid w:val="005150CF"/>
    <w:rsid w:val="00521BFC"/>
    <w:rsid w:val="005237C5"/>
    <w:rsid w:val="0052619A"/>
    <w:rsid w:val="005265CC"/>
    <w:rsid w:val="00534B20"/>
    <w:rsid w:val="00561AF1"/>
    <w:rsid w:val="00562E25"/>
    <w:rsid w:val="00562EA1"/>
    <w:rsid w:val="0056474E"/>
    <w:rsid w:val="005669FB"/>
    <w:rsid w:val="00567109"/>
    <w:rsid w:val="0057193C"/>
    <w:rsid w:val="005840D1"/>
    <w:rsid w:val="00585774"/>
    <w:rsid w:val="005A147B"/>
    <w:rsid w:val="005A51FA"/>
    <w:rsid w:val="005A6F2B"/>
    <w:rsid w:val="005A7726"/>
    <w:rsid w:val="005B72DC"/>
    <w:rsid w:val="005B7879"/>
    <w:rsid w:val="005B789D"/>
    <w:rsid w:val="005D3DBE"/>
    <w:rsid w:val="005E358F"/>
    <w:rsid w:val="005E7B05"/>
    <w:rsid w:val="005F3FEE"/>
    <w:rsid w:val="005F5250"/>
    <w:rsid w:val="00600E48"/>
    <w:rsid w:val="006059E8"/>
    <w:rsid w:val="00623A0F"/>
    <w:rsid w:val="0062669A"/>
    <w:rsid w:val="00630B16"/>
    <w:rsid w:val="00642732"/>
    <w:rsid w:val="00644B6A"/>
    <w:rsid w:val="00647330"/>
    <w:rsid w:val="006526C1"/>
    <w:rsid w:val="0065448C"/>
    <w:rsid w:val="00654B34"/>
    <w:rsid w:val="00662A47"/>
    <w:rsid w:val="006669CE"/>
    <w:rsid w:val="0067033A"/>
    <w:rsid w:val="0067556F"/>
    <w:rsid w:val="00680761"/>
    <w:rsid w:val="0069127F"/>
    <w:rsid w:val="00697409"/>
    <w:rsid w:val="006A20AE"/>
    <w:rsid w:val="006A531C"/>
    <w:rsid w:val="006B2492"/>
    <w:rsid w:val="006C4637"/>
    <w:rsid w:val="006D01D5"/>
    <w:rsid w:val="006D1450"/>
    <w:rsid w:val="006D4067"/>
    <w:rsid w:val="00707064"/>
    <w:rsid w:val="0071122D"/>
    <w:rsid w:val="00711665"/>
    <w:rsid w:val="00714B29"/>
    <w:rsid w:val="007171EB"/>
    <w:rsid w:val="00726CCF"/>
    <w:rsid w:val="0074166A"/>
    <w:rsid w:val="00741729"/>
    <w:rsid w:val="00751CC7"/>
    <w:rsid w:val="0075442F"/>
    <w:rsid w:val="00754F19"/>
    <w:rsid w:val="007678B6"/>
    <w:rsid w:val="007705E4"/>
    <w:rsid w:val="00781706"/>
    <w:rsid w:val="00792A6A"/>
    <w:rsid w:val="007946AE"/>
    <w:rsid w:val="00794D18"/>
    <w:rsid w:val="0079680C"/>
    <w:rsid w:val="007A3851"/>
    <w:rsid w:val="007A5FC3"/>
    <w:rsid w:val="007D12EB"/>
    <w:rsid w:val="007D19E1"/>
    <w:rsid w:val="007D4C2C"/>
    <w:rsid w:val="007E3796"/>
    <w:rsid w:val="00807DD7"/>
    <w:rsid w:val="00835F2E"/>
    <w:rsid w:val="00843BCE"/>
    <w:rsid w:val="0084560E"/>
    <w:rsid w:val="0084665E"/>
    <w:rsid w:val="008510A4"/>
    <w:rsid w:val="00852060"/>
    <w:rsid w:val="0086199A"/>
    <w:rsid w:val="00861ED3"/>
    <w:rsid w:val="00862F33"/>
    <w:rsid w:val="008822FC"/>
    <w:rsid w:val="00884442"/>
    <w:rsid w:val="00886371"/>
    <w:rsid w:val="008863C0"/>
    <w:rsid w:val="008876C9"/>
    <w:rsid w:val="00897866"/>
    <w:rsid w:val="008A04FD"/>
    <w:rsid w:val="008A6AB7"/>
    <w:rsid w:val="008B01AD"/>
    <w:rsid w:val="008B2411"/>
    <w:rsid w:val="008C02E0"/>
    <w:rsid w:val="008C20CB"/>
    <w:rsid w:val="008C447F"/>
    <w:rsid w:val="008C4598"/>
    <w:rsid w:val="008C598A"/>
    <w:rsid w:val="008D1095"/>
    <w:rsid w:val="008D2D5D"/>
    <w:rsid w:val="008D3752"/>
    <w:rsid w:val="008D42B0"/>
    <w:rsid w:val="008D4D3E"/>
    <w:rsid w:val="008D7932"/>
    <w:rsid w:val="008E0517"/>
    <w:rsid w:val="008E0586"/>
    <w:rsid w:val="008E1220"/>
    <w:rsid w:val="008F366C"/>
    <w:rsid w:val="00900D41"/>
    <w:rsid w:val="00903A97"/>
    <w:rsid w:val="00903E19"/>
    <w:rsid w:val="00910EC4"/>
    <w:rsid w:val="009241C6"/>
    <w:rsid w:val="00926C4C"/>
    <w:rsid w:val="0094077E"/>
    <w:rsid w:val="00940ACE"/>
    <w:rsid w:val="009611B2"/>
    <w:rsid w:val="00963CF5"/>
    <w:rsid w:val="00970FB1"/>
    <w:rsid w:val="009737D8"/>
    <w:rsid w:val="0097440B"/>
    <w:rsid w:val="00977862"/>
    <w:rsid w:val="00985455"/>
    <w:rsid w:val="009935B0"/>
    <w:rsid w:val="0099402A"/>
    <w:rsid w:val="00995B4C"/>
    <w:rsid w:val="0099641E"/>
    <w:rsid w:val="009B08D2"/>
    <w:rsid w:val="009B2CD9"/>
    <w:rsid w:val="009B3397"/>
    <w:rsid w:val="009B6529"/>
    <w:rsid w:val="009C1CE7"/>
    <w:rsid w:val="009C70B0"/>
    <w:rsid w:val="009D173A"/>
    <w:rsid w:val="009D3603"/>
    <w:rsid w:val="009E1068"/>
    <w:rsid w:val="009F31A0"/>
    <w:rsid w:val="00A03519"/>
    <w:rsid w:val="00A04031"/>
    <w:rsid w:val="00A05AD2"/>
    <w:rsid w:val="00A1063B"/>
    <w:rsid w:val="00A2195C"/>
    <w:rsid w:val="00A24366"/>
    <w:rsid w:val="00A248A9"/>
    <w:rsid w:val="00A27823"/>
    <w:rsid w:val="00A30E87"/>
    <w:rsid w:val="00A33117"/>
    <w:rsid w:val="00A369B0"/>
    <w:rsid w:val="00A4121F"/>
    <w:rsid w:val="00A41AE1"/>
    <w:rsid w:val="00A46932"/>
    <w:rsid w:val="00A511C1"/>
    <w:rsid w:val="00A51F96"/>
    <w:rsid w:val="00A623D2"/>
    <w:rsid w:val="00A66E34"/>
    <w:rsid w:val="00A75339"/>
    <w:rsid w:val="00A76211"/>
    <w:rsid w:val="00A8040B"/>
    <w:rsid w:val="00A83418"/>
    <w:rsid w:val="00A83C73"/>
    <w:rsid w:val="00A84E7E"/>
    <w:rsid w:val="00A915D3"/>
    <w:rsid w:val="00A93B8A"/>
    <w:rsid w:val="00AC3D6B"/>
    <w:rsid w:val="00AC4EF4"/>
    <w:rsid w:val="00AE1474"/>
    <w:rsid w:val="00AF35B0"/>
    <w:rsid w:val="00AF35DA"/>
    <w:rsid w:val="00AF71C6"/>
    <w:rsid w:val="00AF7E72"/>
    <w:rsid w:val="00B00208"/>
    <w:rsid w:val="00B02E06"/>
    <w:rsid w:val="00B218DC"/>
    <w:rsid w:val="00B23E69"/>
    <w:rsid w:val="00B27A75"/>
    <w:rsid w:val="00B3047D"/>
    <w:rsid w:val="00B37710"/>
    <w:rsid w:val="00B43567"/>
    <w:rsid w:val="00B43B92"/>
    <w:rsid w:val="00B50BE5"/>
    <w:rsid w:val="00B65056"/>
    <w:rsid w:val="00B817FC"/>
    <w:rsid w:val="00B86D34"/>
    <w:rsid w:val="00B87F41"/>
    <w:rsid w:val="00B9718E"/>
    <w:rsid w:val="00BA2079"/>
    <w:rsid w:val="00BA20AF"/>
    <w:rsid w:val="00BC1903"/>
    <w:rsid w:val="00BC2754"/>
    <w:rsid w:val="00BD405A"/>
    <w:rsid w:val="00BD52DB"/>
    <w:rsid w:val="00BE1630"/>
    <w:rsid w:val="00BE2C1E"/>
    <w:rsid w:val="00BE6D11"/>
    <w:rsid w:val="00BF0233"/>
    <w:rsid w:val="00BF1857"/>
    <w:rsid w:val="00BF302A"/>
    <w:rsid w:val="00BF4F98"/>
    <w:rsid w:val="00BF57E5"/>
    <w:rsid w:val="00BF6CB7"/>
    <w:rsid w:val="00C12D20"/>
    <w:rsid w:val="00C158F7"/>
    <w:rsid w:val="00C24F25"/>
    <w:rsid w:val="00C2526C"/>
    <w:rsid w:val="00C26619"/>
    <w:rsid w:val="00C36378"/>
    <w:rsid w:val="00C4114E"/>
    <w:rsid w:val="00C42559"/>
    <w:rsid w:val="00C43570"/>
    <w:rsid w:val="00C46513"/>
    <w:rsid w:val="00C46E58"/>
    <w:rsid w:val="00C4777B"/>
    <w:rsid w:val="00C610C8"/>
    <w:rsid w:val="00C6387A"/>
    <w:rsid w:val="00C71D83"/>
    <w:rsid w:val="00C7289A"/>
    <w:rsid w:val="00C746A5"/>
    <w:rsid w:val="00C76EA9"/>
    <w:rsid w:val="00C77676"/>
    <w:rsid w:val="00C77BAE"/>
    <w:rsid w:val="00C77D89"/>
    <w:rsid w:val="00C80833"/>
    <w:rsid w:val="00C83922"/>
    <w:rsid w:val="00C90BE3"/>
    <w:rsid w:val="00C9291A"/>
    <w:rsid w:val="00C935A3"/>
    <w:rsid w:val="00C9599F"/>
    <w:rsid w:val="00CA2C64"/>
    <w:rsid w:val="00CA3F1F"/>
    <w:rsid w:val="00CB160A"/>
    <w:rsid w:val="00CB36D3"/>
    <w:rsid w:val="00CC2D1D"/>
    <w:rsid w:val="00CC4615"/>
    <w:rsid w:val="00CD0F79"/>
    <w:rsid w:val="00CD388F"/>
    <w:rsid w:val="00CD4388"/>
    <w:rsid w:val="00CD4C2C"/>
    <w:rsid w:val="00CE5CF4"/>
    <w:rsid w:val="00CE6BDC"/>
    <w:rsid w:val="00CF07EF"/>
    <w:rsid w:val="00CF24FA"/>
    <w:rsid w:val="00CF28E8"/>
    <w:rsid w:val="00CF547C"/>
    <w:rsid w:val="00CF67D6"/>
    <w:rsid w:val="00CF7587"/>
    <w:rsid w:val="00D0135A"/>
    <w:rsid w:val="00D161DB"/>
    <w:rsid w:val="00D440FC"/>
    <w:rsid w:val="00D54C86"/>
    <w:rsid w:val="00D67964"/>
    <w:rsid w:val="00D71C2B"/>
    <w:rsid w:val="00D75F9F"/>
    <w:rsid w:val="00D80AC8"/>
    <w:rsid w:val="00D942E7"/>
    <w:rsid w:val="00D96D96"/>
    <w:rsid w:val="00DA5601"/>
    <w:rsid w:val="00DB67BA"/>
    <w:rsid w:val="00DB7200"/>
    <w:rsid w:val="00DC2FFA"/>
    <w:rsid w:val="00DC4A41"/>
    <w:rsid w:val="00DD4C86"/>
    <w:rsid w:val="00DD70D3"/>
    <w:rsid w:val="00DE32EC"/>
    <w:rsid w:val="00DE610A"/>
    <w:rsid w:val="00DE6CD3"/>
    <w:rsid w:val="00DF6938"/>
    <w:rsid w:val="00E20F54"/>
    <w:rsid w:val="00E460C6"/>
    <w:rsid w:val="00E467E8"/>
    <w:rsid w:val="00E51B6F"/>
    <w:rsid w:val="00E52FB0"/>
    <w:rsid w:val="00E571B7"/>
    <w:rsid w:val="00E57BAD"/>
    <w:rsid w:val="00E57F4A"/>
    <w:rsid w:val="00E64D44"/>
    <w:rsid w:val="00E766D8"/>
    <w:rsid w:val="00E82F4B"/>
    <w:rsid w:val="00E90043"/>
    <w:rsid w:val="00EA1E1F"/>
    <w:rsid w:val="00EA5331"/>
    <w:rsid w:val="00EA614E"/>
    <w:rsid w:val="00EB5928"/>
    <w:rsid w:val="00EB686E"/>
    <w:rsid w:val="00EC1B6B"/>
    <w:rsid w:val="00EC2C69"/>
    <w:rsid w:val="00EC2DF5"/>
    <w:rsid w:val="00EC3265"/>
    <w:rsid w:val="00EC4973"/>
    <w:rsid w:val="00ED0D22"/>
    <w:rsid w:val="00ED4050"/>
    <w:rsid w:val="00EE519E"/>
    <w:rsid w:val="00EF75FA"/>
    <w:rsid w:val="00F222F2"/>
    <w:rsid w:val="00F24750"/>
    <w:rsid w:val="00F24C72"/>
    <w:rsid w:val="00F24C99"/>
    <w:rsid w:val="00F32DDA"/>
    <w:rsid w:val="00F41EA6"/>
    <w:rsid w:val="00F50324"/>
    <w:rsid w:val="00F52A4C"/>
    <w:rsid w:val="00F54006"/>
    <w:rsid w:val="00F63637"/>
    <w:rsid w:val="00F7069D"/>
    <w:rsid w:val="00F727C8"/>
    <w:rsid w:val="00F91406"/>
    <w:rsid w:val="00FA6365"/>
    <w:rsid w:val="00FA7471"/>
    <w:rsid w:val="00FC4DF5"/>
    <w:rsid w:val="00FC5CAF"/>
    <w:rsid w:val="00FD20E4"/>
    <w:rsid w:val="00FD246C"/>
    <w:rsid w:val="00FD653C"/>
    <w:rsid w:val="00FE5ED7"/>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B97EE0"/>
  <w15:docId w15:val="{6D75472B-B563-4F4D-9490-CA8471292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20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B6CE6"/>
    <w:pPr>
      <w:ind w:left="700" w:hanging="700"/>
      <w:jc w:val="both"/>
    </w:pPr>
    <w:rPr>
      <w:sz w:val="22"/>
      <w:szCs w:val="22"/>
      <w:lang w:val="en-GB"/>
    </w:rPr>
  </w:style>
  <w:style w:type="paragraph" w:styleId="Heading1">
    <w:name w:val="heading 1"/>
    <w:basedOn w:val="Normal"/>
    <w:next w:val="Normal"/>
    <w:link w:val="Heading1Char"/>
    <w:uiPriority w:val="9"/>
    <w:qFormat/>
    <w:rsid w:val="001B6CE6"/>
    <w:pPr>
      <w:spacing w:before="360"/>
      <w:outlineLvl w:val="0"/>
    </w:pPr>
    <w:rPr>
      <w:b/>
    </w:rPr>
  </w:style>
  <w:style w:type="paragraph" w:styleId="Heading2">
    <w:name w:val="heading 2"/>
    <w:basedOn w:val="Normal"/>
    <w:next w:val="Normal"/>
    <w:link w:val="Heading2Char"/>
    <w:uiPriority w:val="9"/>
    <w:unhideWhenUsed/>
    <w:qFormat/>
    <w:rsid w:val="001B6CE6"/>
    <w:pPr>
      <w:outlineLvl w:val="1"/>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71EB"/>
    <w:pPr>
      <w:tabs>
        <w:tab w:val="center" w:pos="4703"/>
        <w:tab w:val="right" w:pos="9406"/>
      </w:tabs>
      <w:spacing w:after="0"/>
    </w:pPr>
  </w:style>
  <w:style w:type="character" w:customStyle="1" w:styleId="HeaderChar">
    <w:name w:val="Header Char"/>
    <w:basedOn w:val="DefaultParagraphFont"/>
    <w:link w:val="Header"/>
    <w:uiPriority w:val="99"/>
    <w:rsid w:val="007171EB"/>
    <w:rPr>
      <w:lang w:val="en-GB"/>
    </w:rPr>
  </w:style>
  <w:style w:type="paragraph" w:styleId="Footer">
    <w:name w:val="footer"/>
    <w:basedOn w:val="Normal"/>
    <w:link w:val="FooterChar"/>
    <w:uiPriority w:val="99"/>
    <w:unhideWhenUsed/>
    <w:rsid w:val="007171EB"/>
    <w:pPr>
      <w:tabs>
        <w:tab w:val="center" w:pos="4703"/>
        <w:tab w:val="right" w:pos="9406"/>
      </w:tabs>
      <w:spacing w:after="0"/>
    </w:pPr>
  </w:style>
  <w:style w:type="character" w:customStyle="1" w:styleId="FooterChar">
    <w:name w:val="Footer Char"/>
    <w:basedOn w:val="DefaultParagraphFont"/>
    <w:link w:val="Footer"/>
    <w:uiPriority w:val="99"/>
    <w:rsid w:val="007171EB"/>
    <w:rPr>
      <w:lang w:val="en-GB"/>
    </w:rPr>
  </w:style>
  <w:style w:type="character" w:styleId="Hyperlink">
    <w:name w:val="Hyperlink"/>
    <w:basedOn w:val="DefaultParagraphFont"/>
    <w:unhideWhenUsed/>
    <w:rsid w:val="007171EB"/>
    <w:rPr>
      <w:color w:val="0000FF" w:themeColor="hyperlink"/>
      <w:u w:val="single"/>
    </w:rPr>
  </w:style>
  <w:style w:type="paragraph" w:styleId="BalloonText">
    <w:name w:val="Balloon Text"/>
    <w:basedOn w:val="Normal"/>
    <w:link w:val="BalloonTextChar"/>
    <w:uiPriority w:val="99"/>
    <w:semiHidden/>
    <w:unhideWhenUsed/>
    <w:rsid w:val="00EB686E"/>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B686E"/>
    <w:rPr>
      <w:rFonts w:ascii="Lucida Grande" w:hAnsi="Lucida Grande" w:cs="Lucida Grande"/>
      <w:sz w:val="18"/>
      <w:szCs w:val="18"/>
      <w:lang w:val="en-GB"/>
    </w:rPr>
  </w:style>
  <w:style w:type="character" w:styleId="PageNumber">
    <w:name w:val="page number"/>
    <w:basedOn w:val="DefaultParagraphFont"/>
    <w:uiPriority w:val="99"/>
    <w:semiHidden/>
    <w:unhideWhenUsed/>
    <w:rsid w:val="00807DD7"/>
  </w:style>
  <w:style w:type="paragraph" w:styleId="ListParagraph">
    <w:name w:val="List Paragraph"/>
    <w:basedOn w:val="Normal"/>
    <w:uiPriority w:val="34"/>
    <w:qFormat/>
    <w:rsid w:val="00C90BE3"/>
    <w:pPr>
      <w:numPr>
        <w:numId w:val="1"/>
      </w:numPr>
      <w:spacing w:after="0"/>
      <w:ind w:left="284" w:hanging="284"/>
    </w:pPr>
    <w:rPr>
      <w:rFonts w:eastAsiaTheme="minorHAnsi" w:cs="Arial"/>
      <w:b/>
      <w:lang w:val="en-US" w:eastAsia="en-US"/>
    </w:rPr>
  </w:style>
  <w:style w:type="paragraph" w:styleId="Caption">
    <w:name w:val="caption"/>
    <w:basedOn w:val="Normal"/>
    <w:next w:val="Normal"/>
    <w:unhideWhenUsed/>
    <w:qFormat/>
    <w:rsid w:val="008C4598"/>
    <w:rPr>
      <w:i/>
      <w:iCs/>
      <w:color w:val="1F497D" w:themeColor="text2"/>
      <w:sz w:val="18"/>
      <w:szCs w:val="18"/>
    </w:rPr>
  </w:style>
  <w:style w:type="table" w:styleId="TableGrid">
    <w:name w:val="Table Grid"/>
    <w:basedOn w:val="TableNormal"/>
    <w:rsid w:val="00623A0F"/>
    <w:pPr>
      <w:spacing w:after="0"/>
    </w:pPr>
    <w:rPr>
      <w:rFonts w:ascii="Times New Roman" w:eastAsia="Times New Roman" w:hAnsi="Times New Roman" w:cs="Times New Roman"/>
      <w:lang w:val="de-CH" w:eastAsia="de-C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ldetailsdisplayval">
    <w:name w:val="exldetailsdisplayval"/>
    <w:basedOn w:val="DefaultParagraphFont"/>
    <w:rsid w:val="00EA5331"/>
  </w:style>
  <w:style w:type="character" w:styleId="CommentReference">
    <w:name w:val="annotation reference"/>
    <w:basedOn w:val="DefaultParagraphFont"/>
    <w:uiPriority w:val="99"/>
    <w:semiHidden/>
    <w:unhideWhenUsed/>
    <w:rsid w:val="00BF1857"/>
    <w:rPr>
      <w:sz w:val="16"/>
      <w:szCs w:val="16"/>
    </w:rPr>
  </w:style>
  <w:style w:type="paragraph" w:styleId="CommentText">
    <w:name w:val="annotation text"/>
    <w:basedOn w:val="Normal"/>
    <w:link w:val="CommentTextChar"/>
    <w:uiPriority w:val="99"/>
    <w:semiHidden/>
    <w:unhideWhenUsed/>
    <w:rsid w:val="00BF1857"/>
    <w:rPr>
      <w:sz w:val="20"/>
      <w:szCs w:val="20"/>
    </w:rPr>
  </w:style>
  <w:style w:type="character" w:customStyle="1" w:styleId="CommentTextChar">
    <w:name w:val="Comment Text Char"/>
    <w:basedOn w:val="DefaultParagraphFont"/>
    <w:link w:val="CommentText"/>
    <w:uiPriority w:val="99"/>
    <w:semiHidden/>
    <w:rsid w:val="00BF1857"/>
    <w:rPr>
      <w:sz w:val="20"/>
      <w:szCs w:val="20"/>
      <w:lang w:val="en-GB"/>
    </w:rPr>
  </w:style>
  <w:style w:type="paragraph" w:styleId="CommentSubject">
    <w:name w:val="annotation subject"/>
    <w:basedOn w:val="CommentText"/>
    <w:next w:val="CommentText"/>
    <w:link w:val="CommentSubjectChar"/>
    <w:uiPriority w:val="99"/>
    <w:semiHidden/>
    <w:unhideWhenUsed/>
    <w:rsid w:val="00BF1857"/>
    <w:rPr>
      <w:b/>
      <w:bCs/>
    </w:rPr>
  </w:style>
  <w:style w:type="character" w:customStyle="1" w:styleId="CommentSubjectChar">
    <w:name w:val="Comment Subject Char"/>
    <w:basedOn w:val="CommentTextChar"/>
    <w:link w:val="CommentSubject"/>
    <w:uiPriority w:val="99"/>
    <w:semiHidden/>
    <w:rsid w:val="00BF1857"/>
    <w:rPr>
      <w:b/>
      <w:bCs/>
      <w:sz w:val="20"/>
      <w:szCs w:val="20"/>
      <w:lang w:val="en-GB"/>
    </w:rPr>
  </w:style>
  <w:style w:type="paragraph" w:styleId="Revision">
    <w:name w:val="Revision"/>
    <w:hidden/>
    <w:uiPriority w:val="99"/>
    <w:semiHidden/>
    <w:rsid w:val="008876C9"/>
    <w:pPr>
      <w:spacing w:after="0"/>
    </w:pPr>
    <w:rPr>
      <w:lang w:val="en-GB"/>
    </w:rPr>
  </w:style>
  <w:style w:type="paragraph" w:styleId="Title">
    <w:name w:val="Title"/>
    <w:basedOn w:val="Normal"/>
    <w:next w:val="Normal"/>
    <w:link w:val="TitleChar"/>
    <w:uiPriority w:val="10"/>
    <w:qFormat/>
    <w:rsid w:val="001B6CE6"/>
    <w:pPr>
      <w:pBdr>
        <w:top w:val="single" w:sz="6" w:space="1" w:color="auto"/>
        <w:bottom w:val="single" w:sz="6" w:space="1" w:color="auto"/>
      </w:pBdr>
      <w:jc w:val="center"/>
    </w:pPr>
    <w:rPr>
      <w:b/>
    </w:rPr>
  </w:style>
  <w:style w:type="character" w:customStyle="1" w:styleId="TitleChar">
    <w:name w:val="Title Char"/>
    <w:basedOn w:val="DefaultParagraphFont"/>
    <w:link w:val="Title"/>
    <w:uiPriority w:val="10"/>
    <w:rsid w:val="001B6CE6"/>
    <w:rPr>
      <w:b/>
      <w:lang w:val="en-GB"/>
    </w:rPr>
  </w:style>
  <w:style w:type="character" w:customStyle="1" w:styleId="Heading1Char">
    <w:name w:val="Heading 1 Char"/>
    <w:basedOn w:val="DefaultParagraphFont"/>
    <w:link w:val="Heading1"/>
    <w:uiPriority w:val="9"/>
    <w:rsid w:val="001B6CE6"/>
    <w:rPr>
      <w:b/>
      <w:sz w:val="22"/>
      <w:szCs w:val="22"/>
      <w:lang w:val="en-GB"/>
    </w:rPr>
  </w:style>
  <w:style w:type="character" w:customStyle="1" w:styleId="Heading2Char">
    <w:name w:val="Heading 2 Char"/>
    <w:basedOn w:val="DefaultParagraphFont"/>
    <w:link w:val="Heading2"/>
    <w:uiPriority w:val="9"/>
    <w:rsid w:val="001B6CE6"/>
    <w:rPr>
      <w:b/>
      <w:sz w:val="22"/>
      <w:szCs w:val="22"/>
      <w:lang w:val="en-GB"/>
    </w:rPr>
  </w:style>
  <w:style w:type="character" w:customStyle="1" w:styleId="UnresolvedMention">
    <w:name w:val="Unresolved Mention"/>
    <w:basedOn w:val="DefaultParagraphFont"/>
    <w:uiPriority w:val="99"/>
    <w:semiHidden/>
    <w:unhideWhenUsed/>
    <w:rsid w:val="003417A3"/>
    <w:rPr>
      <w:color w:val="808080"/>
      <w:shd w:val="clear" w:color="auto" w:fill="E6E6E6"/>
    </w:rPr>
  </w:style>
  <w:style w:type="paragraph" w:customStyle="1" w:styleId="Default">
    <w:name w:val="Default"/>
    <w:rsid w:val="002C5B98"/>
    <w:pPr>
      <w:autoSpaceDE w:val="0"/>
      <w:autoSpaceDN w:val="0"/>
      <w:adjustRightInd w:val="0"/>
      <w:spacing w:after="0"/>
    </w:pPr>
    <w:rPr>
      <w:rFonts w:ascii="Calibri" w:hAnsi="Calibri" w:cs="Calibri"/>
      <w:color w:val="00000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12418">
      <w:bodyDiv w:val="1"/>
      <w:marLeft w:val="0"/>
      <w:marRight w:val="0"/>
      <w:marTop w:val="0"/>
      <w:marBottom w:val="0"/>
      <w:divBdr>
        <w:top w:val="none" w:sz="0" w:space="0" w:color="auto"/>
        <w:left w:val="none" w:sz="0" w:space="0" w:color="auto"/>
        <w:bottom w:val="none" w:sz="0" w:space="0" w:color="auto"/>
        <w:right w:val="none" w:sz="0" w:space="0" w:color="auto"/>
      </w:divBdr>
    </w:div>
    <w:div w:id="314382536">
      <w:bodyDiv w:val="1"/>
      <w:marLeft w:val="0"/>
      <w:marRight w:val="0"/>
      <w:marTop w:val="0"/>
      <w:marBottom w:val="0"/>
      <w:divBdr>
        <w:top w:val="none" w:sz="0" w:space="0" w:color="auto"/>
        <w:left w:val="none" w:sz="0" w:space="0" w:color="auto"/>
        <w:bottom w:val="none" w:sz="0" w:space="0" w:color="auto"/>
        <w:right w:val="none" w:sz="0" w:space="0" w:color="auto"/>
      </w:divBdr>
    </w:div>
    <w:div w:id="1040589527">
      <w:bodyDiv w:val="1"/>
      <w:marLeft w:val="0"/>
      <w:marRight w:val="0"/>
      <w:marTop w:val="0"/>
      <w:marBottom w:val="0"/>
      <w:divBdr>
        <w:top w:val="none" w:sz="0" w:space="0" w:color="auto"/>
        <w:left w:val="none" w:sz="0" w:space="0" w:color="auto"/>
        <w:bottom w:val="none" w:sz="0" w:space="0" w:color="auto"/>
        <w:right w:val="none" w:sz="0" w:space="0" w:color="auto"/>
      </w:divBdr>
    </w:div>
    <w:div w:id="1219974115">
      <w:bodyDiv w:val="1"/>
      <w:marLeft w:val="0"/>
      <w:marRight w:val="0"/>
      <w:marTop w:val="0"/>
      <w:marBottom w:val="0"/>
      <w:divBdr>
        <w:top w:val="none" w:sz="0" w:space="0" w:color="auto"/>
        <w:left w:val="none" w:sz="0" w:space="0" w:color="auto"/>
        <w:bottom w:val="none" w:sz="0" w:space="0" w:color="auto"/>
        <w:right w:val="none" w:sz="0" w:space="0" w:color="auto"/>
      </w:divBdr>
    </w:div>
    <w:div w:id="1294405692">
      <w:bodyDiv w:val="1"/>
      <w:marLeft w:val="0"/>
      <w:marRight w:val="0"/>
      <w:marTop w:val="0"/>
      <w:marBottom w:val="0"/>
      <w:divBdr>
        <w:top w:val="none" w:sz="0" w:space="0" w:color="auto"/>
        <w:left w:val="none" w:sz="0" w:space="0" w:color="auto"/>
        <w:bottom w:val="none" w:sz="0" w:space="0" w:color="auto"/>
        <w:right w:val="none" w:sz="0" w:space="0" w:color="auto"/>
      </w:divBdr>
    </w:div>
    <w:div w:id="18825966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chlueter@arch.ethz.ch" TargetMode="External"/><Relationship Id="rId18" Type="http://schemas.openxmlformats.org/officeDocument/2006/relationships/hyperlink" Target="http://dx.doi.org/10.1016/j.tej.2014.09.011"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griego@arch.ethz.ch" TargetMode="External"/><Relationship Id="rId17" Type="http://schemas.openxmlformats.org/officeDocument/2006/relationships/hyperlink" Target="https://www.admin.ch/opc/fr/classified-compilation/20121295/index.html"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pmehta@student.ethz.ch" TargetMode="External"/><Relationship Id="rId24" Type="http://schemas.microsoft.com/office/2011/relationships/people" Target="people.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researchgate.net/publication/31221935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1E68488A80BA245B81AFB4DE28AA7FE"/>
        <w:category>
          <w:name w:val="Algemeen"/>
          <w:gallery w:val="placeholder"/>
        </w:category>
        <w:types>
          <w:type w:val="bbPlcHdr"/>
        </w:types>
        <w:behaviors>
          <w:behavior w:val="content"/>
        </w:behaviors>
        <w:guid w:val="{9A8D407B-E67B-EA4D-889B-7BBA8FC1587D}"/>
      </w:docPartPr>
      <w:docPartBody>
        <w:p w:rsidR="00E9429E" w:rsidRDefault="00E9429E" w:rsidP="00E9429E">
          <w:pPr>
            <w:pStyle w:val="B1E68488A80BA245B81AFB4DE28AA7FE"/>
          </w:pPr>
          <w:r>
            <w:rPr>
              <w:lang w:val="nl-NL"/>
            </w:rPr>
            <w:t>[Geef de tekst op]</w:t>
          </w:r>
        </w:p>
      </w:docPartBody>
    </w:docPart>
    <w:docPart>
      <w:docPartPr>
        <w:name w:val="53105D1CB9DF744BAEEDFC3AA5BB1ED4"/>
        <w:category>
          <w:name w:val="Algemeen"/>
          <w:gallery w:val="placeholder"/>
        </w:category>
        <w:types>
          <w:type w:val="bbPlcHdr"/>
        </w:types>
        <w:behaviors>
          <w:behavior w:val="content"/>
        </w:behaviors>
        <w:guid w:val="{6A66C61D-5386-3445-8011-DE0AC26CC2BC}"/>
      </w:docPartPr>
      <w:docPartBody>
        <w:p w:rsidR="00E9429E" w:rsidRDefault="00E9429E" w:rsidP="00E9429E">
          <w:pPr>
            <w:pStyle w:val="53105D1CB9DF744BAEEDFC3AA5BB1ED4"/>
          </w:pPr>
          <w:r>
            <w:rPr>
              <w:lang w:val="nl-NL"/>
            </w:rPr>
            <w:t>[Geef de tekst op]</w:t>
          </w:r>
        </w:p>
      </w:docPartBody>
    </w:docPart>
    <w:docPart>
      <w:docPartPr>
        <w:name w:val="23D4757E3D9EF34B917E694F37EF5573"/>
        <w:category>
          <w:name w:val="Algemeen"/>
          <w:gallery w:val="placeholder"/>
        </w:category>
        <w:types>
          <w:type w:val="bbPlcHdr"/>
        </w:types>
        <w:behaviors>
          <w:behavior w:val="content"/>
        </w:behaviors>
        <w:guid w:val="{E7AC081A-4A82-C644-95B1-058F97A88B20}"/>
      </w:docPartPr>
      <w:docPartBody>
        <w:p w:rsidR="00E9429E" w:rsidRDefault="00E9429E" w:rsidP="00E9429E">
          <w:pPr>
            <w:pStyle w:val="23D4757E3D9EF34B917E694F37EF5573"/>
          </w:pPr>
          <w:r>
            <w:rPr>
              <w:lang w:val="nl-NL"/>
            </w:rPr>
            <w:t>[Geef de tekst op]</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dvOT596495f2">
    <w:altName w:val="Cambria"/>
    <w:panose1 w:val="00000000000000000000"/>
    <w:charset w:val="00"/>
    <w:family w:val="roman"/>
    <w:notTrueType/>
    <w:pitch w:val="default"/>
    <w:sig w:usb0="00000003" w:usb1="00000000" w:usb2="00000000" w:usb3="00000000" w:csb0="00000001" w:csb1="00000000"/>
  </w:font>
  <w:font w:name="AdvP1491">
    <w:altName w:val="Cambria"/>
    <w:panose1 w:val="00000000000000000000"/>
    <w:charset w:val="00"/>
    <w:family w:val="roman"/>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429E"/>
    <w:rsid w:val="000752D8"/>
    <w:rsid w:val="00130C0F"/>
    <w:rsid w:val="00181368"/>
    <w:rsid w:val="001A23AB"/>
    <w:rsid w:val="001B0049"/>
    <w:rsid w:val="00223943"/>
    <w:rsid w:val="00227376"/>
    <w:rsid w:val="002F1328"/>
    <w:rsid w:val="00366D48"/>
    <w:rsid w:val="003B26E4"/>
    <w:rsid w:val="003C76B9"/>
    <w:rsid w:val="004002D4"/>
    <w:rsid w:val="00424988"/>
    <w:rsid w:val="00447BA9"/>
    <w:rsid w:val="00476401"/>
    <w:rsid w:val="004C747F"/>
    <w:rsid w:val="005D68D5"/>
    <w:rsid w:val="005F57EB"/>
    <w:rsid w:val="00613245"/>
    <w:rsid w:val="006B6EE6"/>
    <w:rsid w:val="006D7E00"/>
    <w:rsid w:val="007157AB"/>
    <w:rsid w:val="00823EA2"/>
    <w:rsid w:val="00837CD8"/>
    <w:rsid w:val="008A6659"/>
    <w:rsid w:val="008F3677"/>
    <w:rsid w:val="00A2742C"/>
    <w:rsid w:val="00A6799E"/>
    <w:rsid w:val="00BB3A92"/>
    <w:rsid w:val="00C90BB9"/>
    <w:rsid w:val="00E754B3"/>
    <w:rsid w:val="00E91BC6"/>
    <w:rsid w:val="00E9429E"/>
    <w:rsid w:val="00EA11E2"/>
    <w:rsid w:val="00EA3BFC"/>
    <w:rsid w:val="00EF3024"/>
    <w:rsid w:val="00F4451A"/>
    <w:rsid w:val="00F71567"/>
    <w:rsid w:val="00F8312F"/>
    <w:rsid w:val="00F934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1E68488A80BA245B81AFB4DE28AA7FE">
    <w:name w:val="B1E68488A80BA245B81AFB4DE28AA7FE"/>
    <w:rsid w:val="00E9429E"/>
  </w:style>
  <w:style w:type="paragraph" w:customStyle="1" w:styleId="53105D1CB9DF744BAEEDFC3AA5BB1ED4">
    <w:name w:val="53105D1CB9DF744BAEEDFC3AA5BB1ED4"/>
    <w:rsid w:val="00E9429E"/>
  </w:style>
  <w:style w:type="paragraph" w:customStyle="1" w:styleId="23D4757E3D9EF34B917E694F37EF5573">
    <w:name w:val="23D4757E3D9EF34B917E694F37EF5573"/>
    <w:rsid w:val="00E9429E"/>
  </w:style>
  <w:style w:type="paragraph" w:customStyle="1" w:styleId="7E05C436B8A7874F9B80C29A691FB6D8">
    <w:name w:val="7E05C436B8A7874F9B80C29A691FB6D8"/>
    <w:rsid w:val="00E9429E"/>
  </w:style>
  <w:style w:type="paragraph" w:customStyle="1" w:styleId="76D847AB43CE40449C31AC0B675390FD">
    <w:name w:val="76D847AB43CE40449C31AC0B675390FD"/>
    <w:rsid w:val="00E9429E"/>
  </w:style>
  <w:style w:type="paragraph" w:customStyle="1" w:styleId="9810EDD1BA48EC4C937A0BC530EA3F1A">
    <w:name w:val="9810EDD1BA48EC4C937A0BC530EA3F1A"/>
    <w:rsid w:val="00E942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86D1799823FD4448FE2B2FF10A9EE25" ma:contentTypeVersion="0" ma:contentTypeDescription="Create a new document." ma:contentTypeScope="" ma:versionID="530c30392ad7a01c4bc4a79cf90ae090">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850E6-CEE6-4357-90A4-3A500EA9E6D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20A8C0-D1B0-4FB1-97EE-D8CDEC7EA1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5B371BB-C770-4A25-8872-E4BB76DAA30E}">
  <ds:schemaRefs>
    <ds:schemaRef ds:uri="http://schemas.microsoft.com/sharepoint/v3/contenttype/forms"/>
  </ds:schemaRefs>
</ds:datastoreItem>
</file>

<file path=customXml/itemProps4.xml><?xml version="1.0" encoding="utf-8"?>
<ds:datastoreItem xmlns:ds="http://schemas.openxmlformats.org/officeDocument/2006/customXml" ds:itemID="{DE56AE8A-404C-40E0-A4DC-1E97689546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1180</Words>
  <Characters>6726</Characters>
  <Application>Microsoft Office Word</Application>
  <DocSecurity>0</DocSecurity>
  <Lines>56</Lines>
  <Paragraphs>15</Paragraphs>
  <ScaleCrop>false</ScaleCrop>
  <HeadingPairs>
    <vt:vector size="6" baseType="variant">
      <vt:variant>
        <vt:lpstr>Title</vt:lpstr>
      </vt:variant>
      <vt:variant>
        <vt:i4>1</vt:i4>
      </vt:variant>
      <vt:variant>
        <vt:lpstr>Titre</vt:lpstr>
      </vt:variant>
      <vt:variant>
        <vt:i4>1</vt:i4>
      </vt:variant>
      <vt:variant>
        <vt:lpstr>Titel</vt:lpstr>
      </vt:variant>
      <vt:variant>
        <vt:i4>1</vt:i4>
      </vt:variant>
    </vt:vector>
  </HeadingPairs>
  <TitlesOfParts>
    <vt:vector size="3" baseType="lpstr">
      <vt:lpstr/>
      <vt:lpstr/>
      <vt:lpstr/>
    </vt:vector>
  </TitlesOfParts>
  <Company>ETH Zuerich</Company>
  <LinksUpToDate>false</LinksUpToDate>
  <CharactersWithSpaces>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griegod</dc:creator>
  <cp:lastModifiedBy>griegod</cp:lastModifiedBy>
  <cp:revision>2</cp:revision>
  <cp:lastPrinted>2018-05-03T10:28:00Z</cp:lastPrinted>
  <dcterms:created xsi:type="dcterms:W3CDTF">2018-11-26T09:37:00Z</dcterms:created>
  <dcterms:modified xsi:type="dcterms:W3CDTF">2018-11-26T09:37:00Z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0x010100E86D1799823FD4448FE2B2FF10A9EE25</vt:lpwstr>
  </property>
</Properties>
</file>